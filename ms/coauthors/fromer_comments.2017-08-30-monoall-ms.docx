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widowControl/>
        <w:spacing w:before="240" w:after="240"/>
        <w:rPr/>
      </w:pPr>
      <w:del w:id="0" w:author="Menachem Fromer" w:date="2017-11-02T20:02:00Z">
        <w:bookmarkStart w:id="0" w:name="_GoBack"/>
        <w:bookmarkEnd w:id="0"/>
        <w:r>
          <w:rPr/>
          <w:delText xml:space="preserve">Unperturbed </w:delText>
        </w:r>
      </w:del>
      <w:ins w:id="1" w:author="Menachem Fromer" w:date="2017-11-02T20:02:00Z">
        <w:r>
          <w:rPr/>
          <w:t xml:space="preserve">No Evidence for </w:t>
        </w:r>
      </w:ins>
      <w:r>
        <w:rPr/>
        <w:t xml:space="preserve">Expression Bias of Imprinted Genes in </w:t>
      </w:r>
      <w:del w:id="2" w:author="Menachem Fromer" w:date="2017-11-02T19:53:00Z">
        <w:r>
          <w:rPr/>
          <w:delText>Schizophrenics</w:delText>
        </w:r>
      </w:del>
      <w:ins w:id="3" w:author="Menachem Fromer" w:date="2017-11-02T19:53:00Z">
        <w:r>
          <w:rPr/>
          <w:t>Schizophrenia</w:t>
        </w:r>
      </w:ins>
    </w:p>
    <w:p>
      <w:pPr>
        <w:pStyle w:val="Author"/>
        <w:widowControl/>
        <w:ind w:firstLine="300"/>
        <w:rPr/>
      </w:pPr>
      <w:r>
        <w:rPr/>
        <w:t>Attila Gulyás-Kovács, Ifat Keydar, ..., Andrew Chess</w:t>
      </w:r>
    </w:p>
    <w:p>
      <w:pPr>
        <w:pStyle w:val="Author"/>
        <w:widowControl/>
        <w:ind w:firstLine="300"/>
        <w:rPr/>
      </w:pPr>
      <w:r>
        <w:rPr/>
        <w:t>Icahn School of Medicine at Mount Sinai</w:t>
      </w:r>
    </w:p>
    <w:p>
      <w:pPr>
        <w:pStyle w:val="Centerpar"/>
        <w:rPr/>
      </w:pPr>
      <w:r>
        <w:rPr/>
        <w:t xml:space="preserve">‡ </w:t>
      </w:r>
      <w:r>
        <w:rPr/>
        <w:t xml:space="preserve">equal contribution; </w:t>
      </w:r>
      <w:r>
        <w:rPr>
          <w:rFonts w:eastAsia="MS Mincho" w:cs="MS Mincho" w:ascii="MS Mincho" w:hAnsi="MS Mincho"/>
        </w:rPr>
        <w:t>∗</w:t>
      </w:r>
      <w:r>
        <w:rPr/>
        <w:t xml:space="preserve"> correspondence: andrew.chess@mssm.edu </w:t>
      </w:r>
    </w:p>
    <w:p>
      <w:pPr>
        <w:pStyle w:val="Contentsheading"/>
        <w:widowControl/>
        <w:rPr/>
      </w:pPr>
      <w:r>
        <w:rPr/>
        <w:t xml:space="preserve"> </w:t>
      </w:r>
      <w:r>
        <w:rPr/>
        <w:t>Contents</w:t>
      </w:r>
    </w:p>
    <w:p>
      <w:pPr>
        <w:pStyle w:val="Normal"/>
        <w:rPr/>
      </w:pPr>
      <w:r>
        <w:rPr/>
      </w:r>
    </w:p>
    <w:p>
      <w:pPr>
        <w:pStyle w:val="Heading2"/>
        <w:widowControl/>
        <w:spacing w:before="300" w:after="120"/>
        <w:rPr/>
      </w:pPr>
      <w:r>
        <w:fldChar w:fldCharType="begin"/>
      </w:r>
      <w:r>
        <w:instrText> TOC \o "1-3" \h</w:instrText>
      </w:r>
      <w:r>
        <w:fldChar w:fldCharType="separate"/>
      </w:r>
      <w:r>
        <w:rPr/>
      </w:r>
      <w:r>
        <w:fldChar w:fldCharType="end"/>
      </w:r>
    </w:p>
    <w:p>
      <w:pPr>
        <w:pStyle w:val="Normal"/>
        <w:widowControl/>
        <w:spacing w:before="300" w:after="0"/>
        <w:rPr/>
      </w:pPr>
      <w:r>
        <w:rPr/>
        <w:t>2  Main text</w:t>
      </w:r>
    </w:p>
    <w:p>
      <w:pPr>
        <w:pStyle w:val="Normal"/>
        <w:spacing w:before="60" w:after="0"/>
        <w:rPr/>
      </w:pPr>
      <w:r>
        <w:rPr/>
        <w:t xml:space="preserve">How inter-individual differences in gene </w:t>
      </w:r>
      <w:del w:id="4" w:author="Menachem Fromer" w:date="2017-11-02T19:55:00Z">
        <w:r>
          <w:rPr/>
          <w:delText xml:space="preserve">regulation </w:delText>
        </w:r>
      </w:del>
      <w:ins w:id="5" w:author="Menachem Fromer" w:date="2017-11-02T19:55:00Z">
        <w:r>
          <w:rPr/>
          <w:t xml:space="preserve">expression </w:t>
        </w:r>
      </w:ins>
      <w:r>
        <w:rPr/>
        <w:t>correlate</w:t>
      </w:r>
      <w:del w:id="6" w:author="Menachem Fromer" w:date="2017-11-02T19:55:00Z">
        <w:r>
          <w:rPr/>
          <w:delText>s</w:delText>
        </w:r>
      </w:del>
      <w:r>
        <w:rPr/>
        <w:t xml:space="preserve"> with </w:t>
      </w:r>
      <w:del w:id="7" w:author="Menachem Fromer" w:date="2017-11-02T20:07:00Z">
        <w:r>
          <w:rPr/>
          <w:delText xml:space="preserve">disease </w:delText>
        </w:r>
      </w:del>
      <w:ins w:id="8" w:author="Menachem Fromer" w:date="2017-11-02T20:07:00Z">
        <w:r>
          <w:rPr/>
          <w:t xml:space="preserve">schizophrenia </w:t>
        </w:r>
      </w:ins>
      <w:r>
        <w:rPr/>
        <w:t xml:space="preserve">is beginning to be examined through analyses of RNA-seq from post-mortem brains of individuals with </w:t>
      </w:r>
      <w:del w:id="9" w:author="Menachem Fromer" w:date="2017-11-02T20:07:00Z">
        <w:r>
          <w:rPr/>
          <w:delText xml:space="preserve">schizophrenia </w:delText>
        </w:r>
      </w:del>
      <w:ins w:id="10" w:author="Menachem Fromer" w:date="2017-11-02T20:07:00Z">
        <w:r>
          <w:rPr/>
          <w:t xml:space="preserve">disease </w:t>
        </w:r>
      </w:ins>
      <w:r>
        <w:rPr/>
        <w:t xml:space="preserve">and </w:t>
      </w:r>
      <w:del w:id="11" w:author="Menachem Fromer" w:date="2017-11-02T20:12:00Z">
        <w:r>
          <w:rPr/>
          <w:delText xml:space="preserve">from </w:delText>
        </w:r>
      </w:del>
      <w:r>
        <w:rPr/>
        <w:t>control brains [</w:t>
      </w:r>
      <w:r>
        <w:rPr/>
        <w:fldChar w:fldCharType="begin"/>
      </w:r>
      <w:r>
        <w:instrText> REF BIB_Fromer2016a \h </w:instrText>
      </w:r>
      <w:r>
        <w:fldChar w:fldCharType="separate"/>
      </w:r>
      <w:r>
        <w:t>5</w:t>
      </w:r>
      <w:r>
        <w:fldChar w:fldCharType="end"/>
      </w:r>
      <w:r>
        <w:rPr/>
        <w:t xml:space="preserve">]. Here we focus on differences in allele-specific expression, following up on the CommonMind Consortium (CMC http://www.synapse.org/CMC) RNA-seq analyses of &gt;500 human dorsolateral prefrontal cortex (DLPFC) samples. </w:t>
      </w:r>
      <w:ins w:id="12" w:author="Menachem Fromer" w:date="2017-11-02T20:04:00Z">
        <w:r>
          <w:rPr/>
          <w:t>Analyzing the extent of allelic expression bias—a hallmark of imprinting—</w:t>
        </w:r>
      </w:ins>
      <w:del w:id="13" w:author="Menachem Fromer" w:date="2017-11-02T20:04:00Z">
        <w:r>
          <w:rPr/>
          <w:delText xml:space="preserve">We </w:delText>
        </w:r>
      </w:del>
      <w:ins w:id="14" w:author="Menachem Fromer" w:date="2017-11-02T20:04:00Z">
        <w:r>
          <w:rPr/>
          <w:t xml:space="preserve">we </w:t>
        </w:r>
      </w:ins>
      <w:r>
        <w:rPr/>
        <w:t xml:space="preserve">find that the </w:t>
      </w:r>
      <w:del w:id="15" w:author="Menachem Fromer" w:date="2017-11-02T19:58:00Z">
        <w:r>
          <w:rPr/>
          <w:delText xml:space="preserve">fraction </w:delText>
        </w:r>
      </w:del>
      <w:ins w:id="16" w:author="Menachem Fromer" w:date="2017-11-02T19:58:00Z">
        <w:r>
          <w:rPr/>
          <w:t xml:space="preserve">number </w:t>
        </w:r>
      </w:ins>
      <w:r>
        <w:rPr/>
        <w:t xml:space="preserve">of imprinted human genes </w:t>
      </w:r>
      <w:ins w:id="17" w:author="Menachem Fromer" w:date="2017-11-02T20:00:00Z">
        <w:r>
          <w:rPr/>
          <w:t xml:space="preserve">in the brain </w:t>
        </w:r>
      </w:ins>
      <w:r>
        <w:rPr/>
        <w:t xml:space="preserve">is consistent with </w:t>
      </w:r>
      <w:ins w:id="18" w:author="Menachem Fromer" w:date="2017-11-02T19:59:00Z">
        <w:r>
          <w:rPr/>
          <w:t xml:space="preserve">a </w:t>
        </w:r>
      </w:ins>
      <w:r>
        <w:rPr/>
        <w:t>lower</w:t>
      </w:r>
      <w:ins w:id="19" w:author="Menachem Fromer" w:date="2017-11-02T19:59:00Z">
        <w:r>
          <w:rPr/>
          <w:t xml:space="preserve"> fraction</w:t>
        </w:r>
      </w:ins>
      <w:ins w:id="20" w:author="Menachem Fromer" w:date="2017-11-02T20:08:00Z">
        <w:r>
          <w:rPr/>
          <w:t xml:space="preserve"> of </w:t>
        </w:r>
      </w:ins>
      <w:ins w:id="21" w:author="Menachem Fromer" w:date="2017-11-02T20:13:00Z">
        <w:commentRangeStart w:id="0"/>
        <w:r>
          <w:rPr/>
          <w:t>brain-expressed</w:t>
        </w:r>
      </w:ins>
      <w:r>
        <w:rPr/>
      </w:r>
      <w:ins w:id="22" w:author="Menachem Fromer" w:date="2017-11-02T20:13:00Z">
        <w:commentRangeEnd w:id="0"/>
        <w:r>
          <w:commentReference w:id="0"/>
        </w:r>
        <w:r>
          <w:rPr/>
          <w:t xml:space="preserve"> </w:t>
        </w:r>
      </w:ins>
      <w:ins w:id="23" w:author="Menachem Fromer" w:date="2017-11-02T20:08:00Z">
        <w:r>
          <w:rPr/>
          <w:t>genes</w:t>
        </w:r>
      </w:ins>
      <w:r>
        <w:rPr/>
        <w:t xml:space="preserve"> (≈0.5%) [</w:t>
      </w:r>
      <w:r>
        <w:rPr/>
        <w:fldChar w:fldCharType="begin"/>
      </w:r>
      <w:r>
        <w:instrText> REF BIB_Perez2015 \h </w:instrText>
      </w:r>
      <w:r>
        <w:fldChar w:fldCharType="separate"/>
      </w:r>
      <w:r>
        <w:t>10</w:t>
      </w:r>
      <w:r>
        <w:fldChar w:fldCharType="end"/>
      </w:r>
      <w:r>
        <w:rPr/>
        <w:t xml:space="preserve">, </w:t>
      </w:r>
      <w:r>
        <w:rPr/>
        <w:fldChar w:fldCharType="begin"/>
      </w:r>
      <w:r>
        <w:instrText> REF BIB_DeVeale2012 \h </w:instrText>
      </w:r>
      <w:r>
        <w:fldChar w:fldCharType="separate"/>
      </w:r>
      <w:r>
        <w:t>4</w:t>
      </w:r>
      <w:r>
        <w:fldChar w:fldCharType="end"/>
      </w:r>
      <w:r>
        <w:rPr/>
        <w:t xml:space="preserve">, </w:t>
      </w:r>
      <w:r>
        <w:rPr/>
        <w:fldChar w:fldCharType="begin"/>
      </w:r>
      <w:r>
        <w:instrText> REF BIB_Baran2015 \h </w:instrText>
      </w:r>
      <w:r>
        <w:fldChar w:fldCharType="separate"/>
      </w:r>
      <w:r>
        <w:t>2</w:t>
      </w:r>
      <w:r>
        <w:fldChar w:fldCharType="end"/>
      </w:r>
      <w:r>
        <w:rPr/>
        <w:t xml:space="preserve">] </w:t>
      </w:r>
      <w:del w:id="24" w:author="Menachem Fromer" w:date="2017-11-02T19:59:00Z">
        <w:r>
          <w:rPr/>
          <w:delText>as opposed to higher</w:delText>
        </w:r>
      </w:del>
      <w:ins w:id="25" w:author="Menachem Fromer" w:date="2017-11-02T19:59:00Z">
        <w:r>
          <w:rPr/>
          <w:t>than</w:t>
        </w:r>
      </w:ins>
      <w:r>
        <w:rPr/>
        <w:t> </w:t>
      </w:r>
      <w:ins w:id="26" w:author="Menachem Fromer" w:date="2017-11-02T20:04:00Z">
        <w:r>
          <w:rPr/>
          <w:t xml:space="preserve">corresponding </w:t>
        </w:r>
      </w:ins>
      <w:ins w:id="27" w:author="Menachem Fromer" w:date="2017-11-02T19:59:00Z">
        <w:r>
          <w:rPr/>
          <w:t xml:space="preserve">estimates </w:t>
        </w:r>
      </w:ins>
      <w:ins w:id="28" w:author="Menachem Fromer" w:date="2017-11-02T20:01:00Z">
        <w:r>
          <w:rPr/>
          <w:t>from</w:t>
        </w:r>
      </w:ins>
      <w:ins w:id="29" w:author="Menachem Fromer" w:date="2017-11-02T19:59:00Z">
        <w:r>
          <w:rPr/>
          <w:t xml:space="preserve"> mice </w:t>
        </w:r>
      </w:ins>
      <w:r>
        <w:rPr/>
        <w:t>[</w:t>
      </w:r>
      <w:r>
        <w:rPr/>
        <w:fldChar w:fldCharType="begin"/>
      </w:r>
      <w:r>
        <w:instrText> REF BIB_Gregg2010a \h </w:instrText>
      </w:r>
      <w:r>
        <w:fldChar w:fldCharType="separate"/>
      </w:r>
      <w:r>
        <w:t>7</w:t>
      </w:r>
      <w:r>
        <w:fldChar w:fldCharType="end"/>
      </w:r>
      <w:r>
        <w:rPr/>
        <w:t>]</w:t>
      </w:r>
      <w:del w:id="30" w:author="Menachem Fromer" w:date="2017-11-02T19:59:00Z">
        <w:r>
          <w:rPr/>
          <w:delText xml:space="preserve"> estimates in mice</w:delText>
        </w:r>
      </w:del>
      <w:r>
        <w:rPr/>
        <w:t xml:space="preserve">. </w:t>
      </w:r>
      <w:ins w:id="31" w:author="Menachem Fromer" w:date="2017-11-02T20:01:00Z">
        <w:r>
          <w:rPr/>
          <w:t xml:space="preserve">Moreover, </w:t>
        </w:r>
      </w:ins>
      <w:del w:id="32" w:author="Menachem Fromer" w:date="2017-11-02T20:01:00Z">
        <w:r>
          <w:rPr/>
          <w:delText xml:space="preserve">The </w:delText>
        </w:r>
      </w:del>
      <w:ins w:id="33" w:author="Menachem Fromer" w:date="2017-11-02T20:01:00Z">
        <w:r>
          <w:rPr/>
          <w:t xml:space="preserve">the </w:t>
        </w:r>
      </w:ins>
      <w:r>
        <w:rPr/>
        <w:t xml:space="preserve">handful of novel </w:t>
      </w:r>
      <w:del w:id="34" w:author="Menachem Fromer" w:date="2017-11-02T20:05:00Z">
        <w:r>
          <w:rPr/>
          <w:delText xml:space="preserve">potentially </w:delText>
        </w:r>
      </w:del>
      <w:ins w:id="35" w:author="Menachem Fromer" w:date="2017-11-02T20:05:00Z">
        <w:r>
          <w:rPr/>
          <w:t xml:space="preserve">putatively </w:t>
        </w:r>
      </w:ins>
      <w:r>
        <w:rPr/>
        <w:t xml:space="preserve">imprinted genes we </w:t>
      </w:r>
      <w:ins w:id="36" w:author="Menachem Fromer" w:date="2017-11-02T20:05:00Z">
        <w:r>
          <w:rPr/>
          <w:t xml:space="preserve">do </w:t>
        </w:r>
      </w:ins>
      <w:r>
        <w:rPr/>
        <w:t xml:space="preserve">find are all in close genomic proximity to known imprinted genes. </w:t>
      </w:r>
      <w:ins w:id="37" w:author="Menachem Fromer" w:date="2017-11-02T20:08:00Z">
        <w:r>
          <w:rPr/>
          <w:t xml:space="preserve">Examination of the allelic biases </w:t>
        </w:r>
      </w:ins>
      <w:ins w:id="38" w:author="Menachem Fromer" w:date="2017-11-02T20:15:00Z">
        <w:r>
          <w:rPr/>
          <w:t xml:space="preserve">in the imprinted genes </w:t>
        </w:r>
      </w:ins>
      <w:del w:id="39" w:author="Menachem Fromer" w:date="2017-11-02T20:04:00Z">
        <w:r>
          <w:rPr/>
          <w:delText>Analyzing the extent of allelic expression bias—a hallmark of imprinting—</w:delText>
        </w:r>
      </w:del>
      <w:r>
        <w:rPr/>
        <w:t xml:space="preserve">across hundreds of individuals allowed us to </w:t>
      </w:r>
      <w:del w:id="40" w:author="Menachem Fromer" w:date="2017-11-02T20:09:00Z">
        <w:r>
          <w:rPr/>
          <w:delText xml:space="preserve">examine </w:delText>
        </w:r>
      </w:del>
      <w:ins w:id="41" w:author="Menachem Fromer" w:date="2017-11-02T20:09:00Z">
        <w:r>
          <w:rPr/>
          <w:t xml:space="preserve">test </w:t>
        </w:r>
      </w:ins>
      <w:r>
        <w:rPr/>
        <w:t xml:space="preserve">its </w:t>
      </w:r>
      <w:del w:id="42" w:author="Menachem Fromer" w:date="2017-11-02T20:15:00Z">
        <w:r>
          <w:rPr/>
          <w:delText>dependence on</w:delText>
        </w:r>
      </w:del>
      <w:ins w:id="43" w:author="Menachem Fromer" w:date="2017-11-02T20:17:00Z">
        <w:r>
          <w:rPr/>
          <w:t>relationship</w:t>
        </w:r>
      </w:ins>
      <w:ins w:id="44" w:author="Menachem Fromer" w:date="2017-11-02T20:16:00Z">
        <w:r>
          <w:rPr/>
          <w:t xml:space="preserve"> with</w:t>
        </w:r>
      </w:ins>
      <w:r>
        <w:rPr/>
        <w:t xml:space="preserve"> various factors. We find that </w:t>
      </w:r>
      <w:del w:id="45" w:author="Menachem Fromer" w:date="2017-11-02T20:10:00Z">
        <w:r>
          <w:rPr/>
          <w:delText xml:space="preserve">allelic bias is independent of the diagnosis of schizophrenia. In contrast </w:delText>
        </w:r>
      </w:del>
      <w:r>
        <w:rPr/>
        <w:t xml:space="preserve">age </w:t>
      </w:r>
      <w:del w:id="46" w:author="Menachem Fromer" w:date="2017-11-02T20:11:00Z">
        <w:r>
          <w:rPr/>
          <w:delText>up or down-regulates</w:delText>
        </w:r>
      </w:del>
      <w:ins w:id="47" w:author="Menachem Fromer" w:date="2017-11-02T20:11:00Z">
        <w:r>
          <w:rPr/>
          <w:t>is associated with changes in</w:t>
        </w:r>
      </w:ins>
      <w:r>
        <w:rPr/>
        <w:t xml:space="preserve"> allelic </w:t>
      </w:r>
      <w:ins w:id="48" w:author="Menachem Fromer" w:date="2017-11-02T20:17:00Z">
        <w:r>
          <w:rPr/>
          <w:t xml:space="preserve">expression </w:t>
        </w:r>
      </w:ins>
      <w:r>
        <w:rPr/>
        <w:t>bias of some imprinted genes</w:t>
      </w:r>
      <w:ins w:id="49" w:author="Menachem Fromer" w:date="2017-11-02T20:12:00Z">
        <w:r>
          <w:rPr/>
          <w:t xml:space="preserve">, with </w:t>
        </w:r>
      </w:ins>
      <w:del w:id="50" w:author="Menachem Fromer" w:date="2017-11-02T20:12:00Z">
        <w:r>
          <w:rPr/>
          <w:delText xml:space="preserve"> and </w:delText>
        </w:r>
      </w:del>
      <w:r>
        <w:rPr/>
        <w:t>genetic ancestry also ha</w:t>
      </w:r>
      <w:ins w:id="51" w:author="Menachem Fromer" w:date="2017-11-02T20:12:00Z">
        <w:r>
          <w:rPr/>
          <w:t>ving</w:t>
        </w:r>
      </w:ins>
      <w:del w:id="52" w:author="Menachem Fromer" w:date="2017-11-02T20:12:00Z">
        <w:r>
          <w:rPr/>
          <w:delText>s</w:delText>
        </w:r>
      </w:del>
      <w:r>
        <w:rPr/>
        <w:t xml:space="preserve"> an impact.</w:t>
      </w:r>
      <w:ins w:id="53" w:author="Menachem Fromer" w:date="2017-11-02T20:10:00Z">
        <w:r>
          <w:rPr/>
          <w:t xml:space="preserve"> In contrast, allelic bias </w:t>
        </w:r>
      </w:ins>
      <w:ins w:id="54" w:author="Menachem Fromer" w:date="2017-11-02T20:11:00Z">
        <w:r>
          <w:rPr/>
          <w:t>showed no association with</w:t>
        </w:r>
      </w:ins>
      <w:ins w:id="55" w:author="Menachem Fromer" w:date="2017-11-02T20:10:00Z">
        <w:r>
          <w:rPr/>
          <w:t xml:space="preserve"> schizophrenia.</w:t>
        </w:r>
      </w:ins>
    </w:p>
    <w:p>
      <w:pPr>
        <w:pStyle w:val="Normal"/>
        <w:ind w:firstLine="300"/>
        <w:rPr/>
      </w:pPr>
      <w:r>
        <w:rPr/>
        <w:t>The observation [</w:t>
      </w:r>
      <w:r>
        <w:rPr/>
        <w:fldChar w:fldCharType="begin"/>
      </w:r>
      <w:r>
        <w:instrText> REF BIB_Noor2015 \h </w:instrText>
      </w:r>
      <w:r>
        <w:fldChar w:fldCharType="separate"/>
      </w:r>
      <w:r>
        <w:t>9</w:t>
      </w:r>
      <w:r>
        <w:fldChar w:fldCharType="end"/>
      </w:r>
      <w:r>
        <w:rPr/>
        <w:t xml:space="preserve">, </w:t>
      </w:r>
      <w:r>
        <w:rPr/>
        <w:fldChar w:fldCharType="begin"/>
      </w:r>
      <w:r>
        <w:instrText> REF BIB_Rees2014 \h </w:instrText>
      </w:r>
      <w:r>
        <w:fldChar w:fldCharType="separate"/>
      </w:r>
      <w:r>
        <w:t>11</w:t>
      </w:r>
      <w:r>
        <w:fldChar w:fldCharType="end"/>
      </w:r>
      <w:r>
        <w:rPr/>
        <w:t xml:space="preserve">] that </w:t>
      </w:r>
      <w:del w:id="56" w:author="Menachem Fromer" w:date="2017-11-02T20:19:00Z">
        <w:r>
          <w:rPr/>
          <w:delText xml:space="preserve">maternally </w:delText>
        </w:r>
      </w:del>
      <w:ins w:id="57" w:author="Menachem Fromer" w:date="2017-11-02T20:19:00Z">
        <w:r>
          <w:rPr/>
          <w:t>maternally-</w:t>
        </w:r>
      </w:ins>
      <w:r>
        <w:rPr/>
        <w:t>derived microduplications at 15q11-q13—harboring the imprinted gene UBE3A—may not only cause Prader-Willi syndrome, but are also highly penetrant for schizophrenia has raised the possibility that perturbation of regulation of imprinted genes in general may play a role in psychotic disorders. As it is known that the extent of imprinting of individual genes varies over different tissues we chose</w:t>
      </w:r>
      <w:ins w:id="58" w:author="Menachem Fromer" w:date="2017-11-02T20:22:00Z">
        <w:r>
          <w:rPr/>
          <w:t xml:space="preserve"> to test this hypothesis in</w:t>
        </w:r>
      </w:ins>
      <w:r>
        <w:rPr/>
        <w:t xml:space="preserve"> the DLPFC region, which controls complex cognitive and executive functions and is known to display functional abnormalities in schizophrenia. We obtained pre-publication DLPFC RNA-seq data from the CMC and analyzed allele-specific expression with the idea of (i) identifying imprinted genes in the adult human brain and (ii) explaining the variability in allelic bias across 579 individuals in terms of their psychiatric diagnosis, age at death, etc. This was facilitated by the balanced case-control groups (258 SCZ, 267 Control, 54 bipolar or other affective/mood disorder, AFF) and the large age variability</w:t>
      </w:r>
      <w:ins w:id="59" w:author="Menachem Fromer" w:date="2017-11-02T20:23:00Z">
        <w:r>
          <w:rPr/>
          <w:t xml:space="preserve"> in the cohort</w:t>
        </w:r>
      </w:ins>
      <w:r>
        <w:rPr/>
        <w:t>.</w:t>
      </w:r>
    </w:p>
    <w:p>
      <w:pPr>
        <w:pStyle w:val="Normal"/>
        <w:ind w:firstLine="300"/>
        <w:rPr/>
      </w:pPr>
      <w:r>
        <w:rPr/>
        <w:t xml:space="preserve">For each individual </w:t>
      </w:r>
      <w:r>
        <w:rPr>
          <w:i/>
          <w:iCs/>
        </w:rPr>
        <w:t>i</w:t>
      </w:r>
      <w:r>
        <w:rPr/>
        <w:t xml:space="preserve"> and gene </w:t>
      </w:r>
      <w:r>
        <w:rPr>
          <w:i/>
          <w:iCs/>
        </w:rPr>
        <w:t>g</w:t>
      </w:r>
      <w:r>
        <w:rPr/>
        <w:t xml:space="preserve"> we quantified allelic bias based on RNA-seq reads using a statistic called </w:t>
      </w:r>
      <w:r>
        <w:rPr>
          <w:i/>
          <w:iCs/>
        </w:rPr>
        <w:t>read count ratio</w:t>
      </w:r>
      <w:r>
        <w:rPr/>
        <w:t xml:space="preserve">  (Fig. </w:t>
      </w:r>
      <w:r>
        <w:rPr/>
        <w:fldChar w:fldCharType="begin"/>
      </w:r>
      <w:r>
        <w:instrText> REF BMfig_study_design \h </w:instrText>
      </w:r>
      <w:r>
        <w:fldChar w:fldCharType="separate"/>
      </w:r>
      <w:r>
        <w:t>1</w:t>
      </w:r>
      <w:r>
        <w:fldChar w:fldCharType="end"/>
      </w:r>
      <w:r>
        <w:rPr/>
        <w:t xml:space="preserve">, Methods), which ranges from 0.5 to 1 indicating unbiased biallelic expression (at 0.5), some allelic bias (at intermediate values) or strictly monoallelic expression (at 1). We corrected for a number of factors this approach is known to be sensitive to. We quality-filtered RNA-seq reads and helped distinguish allele-specific reads using DNA genotyping data before calculating </w:t>
      </w:r>
      <w:r>
        <w:rPr>
          <w:i/>
          <w:iCs/>
        </w:rPr>
        <w:t>S</w:t>
      </w:r>
      <w:r>
        <w:rPr/>
        <w:t xml:space="preserve"> and then applied post hoc corrections for mapping bias (Methods).</w:t>
      </w:r>
    </w:p>
    <w:p>
      <w:pPr>
        <w:pStyle w:val="Normal"/>
        <w:ind w:firstLine="300"/>
        <w:rPr/>
      </w:pPr>
      <w:r>
        <w:rPr/>
        <w:t>A total of 5307 genes passed our filters designed to remove genes with scarce RNA-seq data reflecting low expression and/or low coverage of RNA-seq. Fig. </w:t>
      </w:r>
      <w:r>
        <w:rPr/>
        <w:fldChar w:fldCharType="begin"/>
      </w:r>
      <w:r>
        <w:instrText> REF BMfig_ranking_genes \h </w:instrText>
      </w:r>
      <w:r>
        <w:fldChar w:fldCharType="separate"/>
      </w:r>
      <w:r>
        <w:t>2</w:t>
      </w:r>
      <w:r>
        <w:fldChar w:fldCharType="end"/>
      </w:r>
      <w:r>
        <w:rPr/>
        <w:t xml:space="preserve"> presents the conditional empirical distribution of  across all individuals given each gene </w:t>
      </w:r>
      <w:r>
        <w:rPr>
          <w:i/>
          <w:iCs/>
        </w:rPr>
        <w:t>g</w:t>
      </w:r>
      <w:r>
        <w:rPr/>
        <w:t xml:space="preserve">. The observed wide  distributions suggest large across-individuals variation of allelic bias for all genes, even if a substantial component of the  variation originates from technical sources. Still, as expected, for many genes known to be imprinted in mice or in other human tissues (referred to as </w:t>
      </w:r>
      <w:r>
        <w:rPr>
          <w:i/>
          <w:iCs/>
        </w:rPr>
        <w:t>known imprinted</w:t>
      </w:r>
      <w:r>
        <w:rPr/>
        <w:t xml:space="preserve"> genes like PEG10, ZNF331) the distribution of  was shifted to the right signaling strong allelic bias (Fig. </w:t>
      </w:r>
      <w:r>
        <w:rPr/>
        <w:fldChar w:fldCharType="begin"/>
      </w:r>
      <w:r>
        <w:instrText> REF BMfig_ranking_genes \h </w:instrText>
      </w:r>
      <w:r>
        <w:fldChar w:fldCharType="separate"/>
      </w:r>
      <w:r>
        <w:t>2</w:t>
      </w:r>
      <w:r>
        <w:fldChar w:fldCharType="end"/>
      </w:r>
      <w:r>
        <w:rPr/>
        <w:t>, upper half).</w:t>
      </w:r>
    </w:p>
    <w:p>
      <w:pPr>
        <w:pStyle w:val="Normal"/>
        <w:ind w:firstLine="300"/>
        <w:rPr/>
      </w:pPr>
      <w:r>
        <w:rPr/>
        <w:t xml:space="preserve">To identify imprinted genes in the human adult DLPFC we defined the score of each gene </w:t>
      </w:r>
      <w:r>
        <w:rPr>
          <w:i/>
          <w:iCs/>
        </w:rPr>
        <w:t>g</w:t>
      </w:r>
      <w:r>
        <w:rPr/>
        <w:t xml:space="preserve"> as the fraction of individuals </w:t>
      </w:r>
      <w:r>
        <w:rPr>
          <w:i/>
          <w:iCs/>
        </w:rPr>
        <w:t>i</w:t>
      </w:r>
      <w:r>
        <w:rPr/>
        <w:t xml:space="preserve"> for whom . We ranked all 5307 genes according to their score (Fig. </w:t>
      </w:r>
      <w:r>
        <w:rPr/>
        <w:fldChar w:fldCharType="begin"/>
      </w:r>
      <w:r>
        <w:instrText> REF BMfig_ranking_genes \h </w:instrText>
      </w:r>
      <w:r>
        <w:fldChar w:fldCharType="separate"/>
      </w:r>
      <w:r>
        <w:t>2</w:t>
      </w:r>
      <w:r>
        <w:fldChar w:fldCharType="end"/>
      </w:r>
      <w:r>
        <w:rPr/>
        <w:t xml:space="preserve"> bottom right). The heat map of the  distribution for ranked genes (Fig. </w:t>
      </w:r>
      <w:r>
        <w:rPr/>
        <w:fldChar w:fldCharType="begin"/>
      </w:r>
      <w:r>
        <w:instrText> REF BMfig_ranking_genes \h </w:instrText>
      </w:r>
      <w:r>
        <w:fldChar w:fldCharType="separate"/>
      </w:r>
      <w:r>
        <w:t>2</w:t>
      </w:r>
      <w:r>
        <w:fldChar w:fldCharType="end"/>
      </w:r>
      <w:r>
        <w:rPr/>
        <w:t>, lower left) shows that the top 50 genes, which constitute ≈1% of all genes in our analysis, are qualitatively different from the bottom ≈99% exhibiting strongly right-shifted distribution of  characteristic to imprinting.</w:t>
      </w:r>
    </w:p>
    <w:p>
      <w:pPr>
        <w:pStyle w:val="Normal"/>
        <w:ind w:firstLine="300"/>
        <w:rPr/>
      </w:pPr>
      <w:r>
        <w:rPr/>
        <w:t>29 of the top-scoring 50 genes fell into previously described imprinted gene clusters (Fig. </w:t>
      </w:r>
      <w:r>
        <w:rPr/>
        <w:fldChar w:fldCharType="begin"/>
      </w:r>
      <w:r>
        <w:instrText> REF BMfig_clusters \h </w:instrText>
      </w:r>
      <w:r>
        <w:fldChar w:fldCharType="separate"/>
      </w:r>
      <w:r>
        <w:t>1</w:t>
      </w:r>
      <w:r>
        <w:fldChar w:fldCharType="end"/>
      </w:r>
      <w:r>
        <w:rPr/>
        <w:t xml:space="preserve">); 21 of these 29 are </w:t>
      </w:r>
      <w:r>
        <w:rPr>
          <w:i/>
          <w:iCs/>
        </w:rPr>
        <w:t>known imprinted</w:t>
      </w:r>
      <w:r>
        <w:rPr/>
        <w:t xml:space="preserve"> genes and 8 are </w:t>
      </w:r>
      <w:r>
        <w:rPr>
          <w:i/>
          <w:iCs/>
        </w:rPr>
        <w:t>nearby candidates</w:t>
      </w:r>
      <w:r>
        <w:rPr/>
        <w:t xml:space="preserve"> (blue and green bars in Fig. </w:t>
      </w:r>
      <w:r>
        <w:rPr/>
        <w:fldChar w:fldCharType="begin"/>
      </w:r>
      <w:r>
        <w:instrText> REF BMfig_top_genes \h </w:instrText>
      </w:r>
      <w:r>
        <w:fldChar w:fldCharType="separate"/>
      </w:r>
      <w:r>
        <w:t>3</w:t>
      </w:r>
      <w:r>
        <w:fldChar w:fldCharType="end"/>
      </w:r>
      <w:r>
        <w:rPr/>
        <w:t xml:space="preserve">). </w:t>
      </w:r>
      <w:r>
        <w:rPr>
          <w:i/>
          <w:iCs/>
        </w:rPr>
        <w:t>A priori</w:t>
      </w:r>
      <w:r>
        <w:rPr/>
        <w:t xml:space="preserve"> the expectation is that </w:t>
      </w:r>
      <w:r>
        <w:rPr>
          <w:i/>
          <w:iCs/>
        </w:rPr>
        <w:t>known imprinted</w:t>
      </w:r>
      <w:r>
        <w:rPr/>
        <w:t xml:space="preserve"> genes </w:t>
      </w:r>
      <w:r>
        <w:rPr>
          <w:i/>
          <w:iCs/>
        </w:rPr>
        <w:t>nearby candidates</w:t>
      </w:r>
      <w:r>
        <w:rPr/>
        <w:t xml:space="preserve"> are much more likely to be imprinted in the present data set than </w:t>
      </w:r>
      <w:r>
        <w:rPr>
          <w:i/>
          <w:iCs/>
        </w:rPr>
        <w:t>distant candidates</w:t>
      </w:r>
      <w:r>
        <w:rPr/>
        <w:t xml:space="preserve"> (the genes outside clusters, Fig. </w:t>
      </w:r>
      <w:r>
        <w:rPr/>
        <w:fldChar w:fldCharType="begin"/>
      </w:r>
      <w:r>
        <w:instrText> REF BMfig_top_genes \h </w:instrText>
      </w:r>
      <w:r>
        <w:fldChar w:fldCharType="separate"/>
      </w:r>
      <w:r>
        <w:t>3</w:t>
      </w:r>
      <w:r>
        <w:fldChar w:fldCharType="end"/>
      </w:r>
      <w:r>
        <w:rPr/>
        <w:t>, red bars). We combined this prior expectation with two tests based on our data to distinguish imprinting from alternative causes of high read count ratio such as mapping bias and cis-eQTL effects (see Methods: Reference/non-reference allele test and Test for nearly unbiased allelic expression). The results of both tests (X’s and black bars, Fig. </w:t>
      </w:r>
      <w:r>
        <w:rPr/>
        <w:fldChar w:fldCharType="begin"/>
      </w:r>
      <w:r>
        <w:instrText> REF BMfig_top_genes \h </w:instrText>
      </w:r>
      <w:r>
        <w:fldChar w:fldCharType="separate"/>
      </w:r>
      <w:r>
        <w:t>3</w:t>
      </w:r>
      <w:r>
        <w:fldChar w:fldCharType="end"/>
      </w:r>
      <w:r>
        <w:rPr/>
        <w:t xml:space="preserve">) agreed well with the </w:t>
      </w:r>
      <w:r>
        <w:rPr>
          <w:i/>
          <w:iCs/>
        </w:rPr>
        <w:t>a priori</w:t>
      </w:r>
      <w:r>
        <w:rPr/>
        <w:t xml:space="preserve"> expected status. This prompted us to call imprinted in the adult human DLPFC all </w:t>
      </w:r>
      <w:r>
        <w:rPr>
          <w:i/>
          <w:iCs/>
        </w:rPr>
        <w:t>known imprinted</w:t>
      </w:r>
      <w:r>
        <w:rPr/>
        <w:t xml:space="preserve"> and </w:t>
      </w:r>
      <w:r>
        <w:rPr>
          <w:i/>
          <w:iCs/>
        </w:rPr>
        <w:t>nearby candidate</w:t>
      </w:r>
      <w:r>
        <w:rPr/>
        <w:t xml:space="preserve"> genes within the top 50. We included also the </w:t>
      </w:r>
      <w:r>
        <w:rPr>
          <w:i/>
          <w:iCs/>
        </w:rPr>
        <w:t>known imprinted</w:t>
      </w:r>
      <w:r>
        <w:rPr/>
        <w:t xml:space="preserve"> gene UBE3A, which ranked below 50 but whose score was still substantial (Fig. </w:t>
      </w:r>
      <w:r>
        <w:rPr/>
        <w:fldChar w:fldCharType="begin"/>
      </w:r>
      <w:r>
        <w:instrText> REF BMfig_known_genes \h </w:instrText>
      </w:r>
      <w:r>
        <w:fldChar w:fldCharType="separate"/>
      </w:r>
      <w:r>
        <w:t>2</w:t>
      </w:r>
      <w:r>
        <w:fldChar w:fldCharType="end"/>
      </w:r>
      <w:r>
        <w:rPr/>
        <w:t>) yielding 30 imprinted genes (panel headers in Fig. </w:t>
      </w:r>
      <w:r>
        <w:rPr/>
        <w:fldChar w:fldCharType="begin"/>
      </w:r>
      <w:r>
        <w:instrText> REF BMfig_S_Dx \h </w:instrText>
      </w:r>
      <w:r>
        <w:fldChar w:fldCharType="separate"/>
      </w:r>
      <w:r>
        <w:t>4</w:t>
      </w:r>
      <w:r>
        <w:fldChar w:fldCharType="end"/>
      </w:r>
      <w:r>
        <w:rPr/>
        <w:t>-</w:t>
      </w:r>
      <w:r>
        <w:rPr/>
        <w:fldChar w:fldCharType="begin"/>
      </w:r>
      <w:r>
        <w:instrText> REF BMfig_S_age \h </w:instrText>
      </w:r>
      <w:r>
        <w:fldChar w:fldCharType="separate"/>
      </w:r>
      <w:r>
        <w:t>5</w:t>
      </w:r>
      <w:r>
        <w:fldChar w:fldCharType="end"/>
      </w:r>
      <w:r>
        <w:rPr/>
        <w:t>).</w:t>
      </w:r>
    </w:p>
    <w:p>
      <w:pPr>
        <w:pStyle w:val="Normal"/>
        <w:ind w:firstLine="300"/>
        <w:rPr/>
      </w:pPr>
      <w:r>
        <w:rPr/>
        <w:t>Getting at the central question of our work Fig. </w:t>
      </w:r>
      <w:r>
        <w:rPr/>
        <w:fldChar w:fldCharType="begin"/>
      </w:r>
      <w:r>
        <w:instrText> REF BMfig_S_Dx \h </w:instrText>
      </w:r>
      <w:r>
        <w:fldChar w:fldCharType="separate"/>
      </w:r>
      <w:r>
        <w:t>4</w:t>
      </w:r>
      <w:r>
        <w:fldChar w:fldCharType="end"/>
      </w:r>
      <w:r>
        <w:rPr/>
        <w:t xml:space="preserve"> shows that read count ratio is similarly distributed in the Control, SCZ and AFF group for all 30 imprinted genes suggesting independence between allelic bias and diagnosis of schizophrenia.</w:t>
      </w:r>
    </w:p>
    <w:p>
      <w:pPr>
        <w:pStyle w:val="Normal"/>
        <w:ind w:firstLine="300"/>
        <w:rPr/>
      </w:pPr>
      <w:r>
        <w:rPr/>
        <w:t>To confirm this rigorously we performed statistical inference using mixed effects models (Methods), which can capture much of the complex pattern of dependencies in genomic data including those we observed within and between technical and biological explanatory variables (Table </w:t>
      </w:r>
      <w:r>
        <w:rPr/>
        <w:fldChar w:fldCharType="begin"/>
      </w:r>
      <w:r>
        <w:instrText> REF BMtab_predictors \h </w:instrText>
      </w:r>
      <w:r>
        <w:fldChar w:fldCharType="separate"/>
      </w:r>
      <w:r>
        <w:t>1</w:t>
      </w:r>
      <w:r>
        <w:fldChar w:fldCharType="end"/>
      </w:r>
      <w:r>
        <w:rPr/>
        <w:t>, Fig. </w:t>
      </w:r>
      <w:r>
        <w:rPr/>
        <w:fldChar w:fldCharType="begin"/>
      </w:r>
      <w:r>
        <w:instrText> REF BMfig_predictor_associations \h </w:instrText>
      </w:r>
      <w:r>
        <w:fldChar w:fldCharType="separate"/>
      </w:r>
      <w:r>
        <w:t>3</w:t>
      </w:r>
      <w:r>
        <w:fldChar w:fldCharType="end"/>
      </w:r>
      <w:r>
        <w:rPr/>
        <w:t>), and which gain power from letting genes “borrow strength from each other” (Fig. </w:t>
      </w:r>
      <w:r>
        <w:rPr/>
        <w:fldChar w:fldCharType="begin"/>
      </w:r>
      <w:r>
        <w:instrText> REF BMfig_glm_vs_hierarch \h </w:instrText>
      </w:r>
      <w:r>
        <w:fldChar w:fldCharType="separate"/>
      </w:r>
      <w:r>
        <w:t>4</w:t>
      </w:r>
      <w:r>
        <w:fldChar w:fldCharType="end"/>
      </w:r>
      <w:r>
        <w:rPr/>
        <w:t>). We fitted many alternative mixed models, selected the best-fitting one using the Akaike Information Criterion (AIC) and confirmed the goodness of fit with diagnostic plots (Methods, Fig. </w:t>
      </w:r>
      <w:r>
        <w:rPr/>
        <w:fldChar w:fldCharType="begin"/>
      </w:r>
      <w:r>
        <w:instrText> REF BMfig_qqnorm_mixed \h </w:instrText>
      </w:r>
      <w:r>
        <w:fldChar w:fldCharType="separate"/>
      </w:r>
      <w:r>
        <w:t>5</w:t>
      </w:r>
      <w:r>
        <w:fldChar w:fldCharType="end"/>
      </w:r>
      <w:r>
        <w:rPr/>
        <w:t>, </w:t>
      </w:r>
      <w:r>
        <w:rPr/>
        <w:fldChar w:fldCharType="begin"/>
      </w:r>
      <w:r>
        <w:instrText> REF BMfig_homoscedas_mixed \h </w:instrText>
      </w:r>
      <w:r>
        <w:fldChar w:fldCharType="separate"/>
      </w:r>
      <w:r>
        <w:t>6</w:t>
      </w:r>
      <w:r>
        <w:fldChar w:fldCharType="end"/>
      </w:r>
      <w:r>
        <w:rPr/>
        <w:t>).</w:t>
      </w:r>
    </w:p>
    <w:p>
      <w:pPr>
        <w:pStyle w:val="Normal"/>
        <w:ind w:firstLine="300"/>
        <w:rPr/>
      </w:pPr>
      <w:r>
        <w:rPr/>
        <w:t>Based on the best fitting model (henceforth “the model”) we could formally reject the hypotheses that read count ratio depends on diagnosis as either main effect or interaction (see term (1|</w:t>
      </w:r>
      <w:r>
        <w:rPr>
          <w:i/>
          <w:iCs/>
        </w:rPr>
        <w:t>Dx</w:t>
      </w:r>
      <w:r>
        <w:rPr/>
        <w:t>) and (1</w:t>
      </w:r>
      <w:r>
        <w:rPr>
          <w:w w:val="50"/>
        </w:rPr>
        <w:t> </w:t>
      </w:r>
      <w:r>
        <w:rPr/>
        <w:t>|</w:t>
      </w:r>
      <w:r>
        <w:rPr>
          <w:w w:val="50"/>
        </w:rPr>
        <w:t> </w:t>
      </w:r>
      <w:r>
        <w:rPr>
          <w:i/>
          <w:iCs/>
        </w:rPr>
        <w:t>Dx</w:t>
      </w:r>
      <w:r>
        <w:rPr/>
        <w:t>:</w:t>
      </w:r>
      <w:r>
        <w:rPr>
          <w:i/>
          <w:iCs/>
        </w:rPr>
        <w:t>Gene</w:t>
      </w:r>
      <w:r>
        <w:rPr/>
        <w:t>) in Table </w:t>
      </w:r>
      <w:r>
        <w:rPr/>
        <w:fldChar w:fldCharType="begin"/>
      </w:r>
      <w:r>
        <w:instrText> REF BMtab_mod_sel \h </w:instrText>
      </w:r>
      <w:r>
        <w:fldChar w:fldCharType="separate"/>
      </w:r>
      <w:r>
        <w:t>1</w:t>
      </w:r>
      <w:r>
        <w:fldChar w:fldCharType="end"/>
      </w:r>
      <w:r>
        <w:rPr/>
        <w:t>, respectively). That this key result is not due to low power is indicated by the highly significant dependence of read count ratio on gene identity (see (1|</w:t>
      </w:r>
      <w:r>
        <w:rPr>
          <w:i/>
          <w:iCs/>
        </w:rPr>
        <w:t>Gene</w:t>
      </w:r>
      <w:r>
        <w:rPr/>
        <w:t>) in Table </w:t>
      </w:r>
      <w:r>
        <w:rPr/>
        <w:fldChar w:fldCharType="begin"/>
      </w:r>
      <w:r>
        <w:instrText> REF BMtab_mod_sel \h </w:instrText>
      </w:r>
      <w:r>
        <w:fldChar w:fldCharType="separate"/>
      </w:r>
      <w:r>
        <w:t>1</w:t>
      </w:r>
      <w:r>
        <w:fldChar w:fldCharType="end"/>
      </w:r>
      <w:r>
        <w:rPr/>
        <w:t xml:space="preserve"> and compare panels in Fig. </w:t>
      </w:r>
      <w:r>
        <w:rPr/>
        <w:fldChar w:fldCharType="begin"/>
      </w:r>
      <w:r>
        <w:instrText> REF BMfig_S_Dx \h </w:instrText>
      </w:r>
      <w:r>
        <w:fldChar w:fldCharType="separate"/>
      </w:r>
      <w:r>
        <w:t>4</w:t>
      </w:r>
      <w:r>
        <w:fldChar w:fldCharType="end"/>
      </w:r>
      <w:r>
        <w:rPr/>
        <w:t>).</w:t>
      </w:r>
    </w:p>
    <w:p>
      <w:pPr>
        <w:pStyle w:val="Normal"/>
        <w:ind w:firstLine="300"/>
        <w:rPr/>
      </w:pPr>
      <w:r>
        <w:rPr/>
        <w:t>Fig. </w:t>
      </w:r>
      <w:r>
        <w:rPr/>
        <w:fldChar w:fldCharType="begin"/>
      </w:r>
      <w:r>
        <w:instrText> REF BMfig_S_age \h </w:instrText>
      </w:r>
      <w:r>
        <w:fldChar w:fldCharType="separate"/>
      </w:r>
      <w:r>
        <w:t>5</w:t>
      </w:r>
      <w:r>
        <w:fldChar w:fldCharType="end"/>
      </w:r>
      <w:r>
        <w:rPr/>
        <w:t xml:space="preserve"> suggests that the read count ratio depends negatively on age for some imprinted genes, depends positively for others, and is independent of age for the rest of imprinted genes. This apparent dependence might be indirect, i.e. one that is mediated by some variable(s) “inbetween” age and read count ratio (Fig. </w:t>
      </w:r>
      <w:r>
        <w:rPr/>
        <w:fldChar w:fldCharType="begin"/>
      </w:r>
      <w:r>
        <w:instrText> REF BMfig_predictor_associations \h </w:instrText>
      </w:r>
      <w:r>
        <w:fldChar w:fldCharType="separate"/>
      </w:r>
      <w:r>
        <w:t>3</w:t>
      </w:r>
      <w:r>
        <w:fldChar w:fldCharType="end"/>
      </w:r>
      <w:r>
        <w:rPr/>
        <w:t>, </w:t>
      </w:r>
      <w:r>
        <w:rPr/>
        <w:fldChar w:fldCharType="begin"/>
      </w:r>
      <w:r>
        <w:instrText> REF BMfig_glm_vs_hierarch \h </w:instrText>
      </w:r>
      <w:r>
        <w:fldChar w:fldCharType="separate"/>
      </w:r>
      <w:r>
        <w:t>4</w:t>
      </w:r>
      <w:r>
        <w:fldChar w:fldCharType="end"/>
      </w:r>
      <w:r>
        <w:rPr/>
        <w:t>) but the model allowed us to isolate the direct component of age dependence: we found that the gene-specific random age effect is indeed significant even if no fixed effect—which would be shared by all imprinted genes—was supported (see (</w:t>
      </w:r>
      <w:r>
        <w:rPr>
          <w:i/>
          <w:iCs/>
        </w:rPr>
        <w:t>Age</w:t>
      </w:r>
      <w:r>
        <w:rPr>
          <w:w w:val="50"/>
        </w:rPr>
        <w:t> </w:t>
      </w:r>
      <w:r>
        <w:rPr/>
        <w:t>|</w:t>
      </w:r>
      <w:r>
        <w:rPr>
          <w:w w:val="50"/>
        </w:rPr>
        <w:t> </w:t>
      </w:r>
      <w:r>
        <w:rPr>
          <w:i/>
          <w:iCs/>
        </w:rPr>
        <w:t>Gene</w:t>
      </w:r>
      <w:r>
        <w:rPr/>
        <w:t xml:space="preserve">) and </w:t>
      </w:r>
      <w:r>
        <w:rPr>
          <w:i/>
          <w:iCs/>
        </w:rPr>
        <w:t>Age</w:t>
      </w:r>
      <w:r>
        <w:rPr/>
        <w:t>, respectively, in Table </w:t>
      </w:r>
      <w:r>
        <w:rPr/>
        <w:fldChar w:fldCharType="begin"/>
      </w:r>
      <w:r>
        <w:instrText> REF BMtab_mod_sel \h </w:instrText>
      </w:r>
      <w:r>
        <w:fldChar w:fldCharType="separate"/>
      </w:r>
      <w:r>
        <w:t>1</w:t>
      </w:r>
      <w:r>
        <w:fldChar w:fldCharType="end"/>
      </w:r>
      <w:r>
        <w:rPr/>
        <w:t>).</w:t>
      </w:r>
    </w:p>
    <w:p>
      <w:pPr>
        <w:pStyle w:val="Normal"/>
        <w:ind w:firstLine="300"/>
        <w:rPr/>
      </w:pPr>
      <w:r>
        <w:rPr/>
        <w:t>Based on the model we also predicted gene-specific regression coefficients mediating the direct component of age effect (Fig. </w:t>
      </w:r>
      <w:r>
        <w:rPr/>
        <w:fldChar w:fldCharType="begin"/>
      </w:r>
      <w:r>
        <w:instrText> REF BMfig_pred_rnd_coefs \h </w:instrText>
      </w:r>
      <w:r>
        <w:fldChar w:fldCharType="separate"/>
      </w:r>
      <w:r>
        <w:t>7</w:t>
      </w:r>
      <w:r>
        <w:fldChar w:fldCharType="end"/>
      </w:r>
      <w:r>
        <w:rPr/>
        <w:t xml:space="preserve"> top middle). The predicted coefficients agreed well with all but a few panels of Fig. </w:t>
      </w:r>
      <w:r>
        <w:rPr/>
        <w:fldChar w:fldCharType="begin"/>
      </w:r>
      <w:r>
        <w:instrText> REF BMfig_S_age \h </w:instrText>
      </w:r>
      <w:r>
        <w:fldChar w:fldCharType="separate"/>
      </w:r>
      <w:r>
        <w:t>5</w:t>
      </w:r>
      <w:r>
        <w:fldChar w:fldCharType="end"/>
      </w:r>
      <w:r>
        <w:rPr/>
        <w:t xml:space="preserve"> the latter of which (e.g. UBE3A) therefore represent purely indirect dependence.</w:t>
      </w:r>
    </w:p>
    <w:p>
      <w:pPr>
        <w:pStyle w:val="Normal"/>
        <w:ind w:firstLine="300"/>
        <w:rPr/>
      </w:pPr>
      <w:r>
        <w:rPr/>
        <w:t>The same type of analysis on the effects of ancestry principal components and gender gave similar results: while the fixed effect, shared by all genes, of these variables was negligible, three of the random, gene-specific, effects received significant support. These three, ordered by decreasing statistical significance, are (</w:t>
      </w:r>
      <w:r>
        <w:rPr>
          <w:i/>
          <w:iCs/>
        </w:rPr>
        <w:t>Ancestry</w:t>
      </w:r>
      <w:r>
        <w:rPr/>
        <w:t>.1</w:t>
      </w:r>
      <w:r>
        <w:rPr>
          <w:w w:val="50"/>
        </w:rPr>
        <w:t> </w:t>
      </w:r>
      <w:r>
        <w:rPr/>
        <w:t>|</w:t>
      </w:r>
      <w:r>
        <w:rPr>
          <w:w w:val="50"/>
        </w:rPr>
        <w:t> </w:t>
      </w:r>
      <w:r>
        <w:rPr>
          <w:i/>
          <w:iCs/>
        </w:rPr>
        <w:t>Gene</w:t>
      </w:r>
      <w:r>
        <w:rPr/>
        <w:t>), (</w:t>
      </w:r>
      <w:r>
        <w:rPr>
          <w:i/>
          <w:iCs/>
        </w:rPr>
        <w:t>Ancestry</w:t>
      </w:r>
      <w:r>
        <w:rPr/>
        <w:t>.3</w:t>
      </w:r>
      <w:r>
        <w:rPr>
          <w:w w:val="50"/>
        </w:rPr>
        <w:t> </w:t>
      </w:r>
      <w:r>
        <w:rPr/>
        <w:t>|</w:t>
      </w:r>
      <w:r>
        <w:rPr>
          <w:w w:val="50"/>
        </w:rPr>
        <w:t> </w:t>
      </w:r>
      <w:r>
        <w:rPr>
          <w:i/>
          <w:iCs/>
        </w:rPr>
        <w:t>Gene</w:t>
      </w:r>
      <w:r>
        <w:rPr/>
        <w:t>) and (1</w:t>
      </w:r>
      <w:r>
        <w:rPr>
          <w:w w:val="50"/>
        </w:rPr>
        <w:t> </w:t>
      </w:r>
      <w:r>
        <w:rPr/>
        <w:t>|</w:t>
      </w:r>
      <w:r>
        <w:rPr>
          <w:w w:val="50"/>
        </w:rPr>
        <w:t> </w:t>
      </w:r>
      <w:r>
        <w:rPr>
          <w:i/>
          <w:iCs/>
        </w:rPr>
        <w:t>Gender</w:t>
      </w:r>
      <w:r>
        <w:rPr/>
        <w:t>:</w:t>
      </w:r>
      <w:r>
        <w:rPr>
          <w:i/>
          <w:iCs/>
        </w:rPr>
        <w:t>Gene</w:t>
      </w:r>
      <w:r>
        <w:rPr/>
        <w:t>) (Table </w:t>
      </w:r>
      <w:r>
        <w:rPr/>
        <w:fldChar w:fldCharType="begin"/>
      </w:r>
      <w:r>
        <w:instrText> REF BMtab_mod_sel \h </w:instrText>
      </w:r>
      <w:r>
        <w:fldChar w:fldCharType="separate"/>
      </w:r>
      <w:r>
        <w:t>1</w:t>
      </w:r>
      <w:r>
        <w:fldChar w:fldCharType="end"/>
      </w:r>
      <w:r>
        <w:rPr/>
        <w:t>). The corresponding predicted random coefficients are presented in Fig. </w:t>
      </w:r>
      <w:r>
        <w:rPr/>
        <w:fldChar w:fldCharType="begin"/>
      </w:r>
      <w:r>
        <w:instrText> REF BMfig_pred_rnd_coefs \h </w:instrText>
      </w:r>
      <w:r>
        <w:fldChar w:fldCharType="separate"/>
      </w:r>
      <w:r>
        <w:t>7</w:t>
      </w:r>
      <w:r>
        <w:fldChar w:fldCharType="end"/>
      </w:r>
      <w:r>
        <w:rPr/>
        <w:t>.</w:t>
      </w:r>
    </w:p>
    <w:p>
      <w:pPr>
        <w:pStyle w:val="Normal"/>
        <w:ind w:firstLine="300"/>
        <w:rPr/>
      </w:pPr>
      <w:r>
        <w:rPr/>
        <w:t>In summary age, ancestry, and to a lesser extent gender, are suggested by our model-based analysis to exert effect on allelic bias in a way that the direction and magnitude of the effect varies across genes.</w:t>
      </w:r>
    </w:p>
    <w:p>
      <w:pPr>
        <w:pStyle w:val="Normal"/>
        <w:ind w:firstLine="300"/>
        <w:rPr/>
      </w:pPr>
      <w:r>
        <w:rPr/>
        <w:t>The number of imprinted genes in the mammalian brain has been controversial: some early genome wide studies [</w:t>
      </w:r>
      <w:r>
        <w:rPr/>
        <w:fldChar w:fldCharType="begin"/>
      </w:r>
      <w:r>
        <w:instrText> REF BIB_Gregg2010a \h </w:instrText>
      </w:r>
      <w:r>
        <w:fldChar w:fldCharType="separate"/>
      </w:r>
      <w:r>
        <w:t>7</w:t>
      </w:r>
      <w:r>
        <w:fldChar w:fldCharType="end"/>
      </w:r>
      <w:r>
        <w:rPr/>
        <w:t xml:space="preserve">, </w:t>
      </w:r>
      <w:r>
        <w:rPr/>
        <w:fldChar w:fldCharType="begin"/>
      </w:r>
      <w:r>
        <w:instrText> REF BIB_Gregg2010 \h </w:instrText>
      </w:r>
      <w:r>
        <w:fldChar w:fldCharType="separate"/>
      </w:r>
      <w:r>
        <w:t>6</w:t>
      </w:r>
      <w:r>
        <w:fldChar w:fldCharType="end"/>
      </w:r>
      <w:r>
        <w:rPr/>
        <w:t>] estimated over a thousand, suggesting that the number of imprinted genes in the brain is an order of magnitude greater than in other tissues. Later work cast doubt on the methodology used and found that the number of imprinted genes in brain is in line with expectations from studies of other tissues, identifying only a handful of new candidate imprinted genes in brain  [</w:t>
      </w:r>
      <w:r>
        <w:rPr/>
        <w:fldChar w:fldCharType="begin"/>
      </w:r>
      <w:r>
        <w:instrText> REF BIB_Perez2015 \h </w:instrText>
      </w:r>
      <w:r>
        <w:fldChar w:fldCharType="separate"/>
      </w:r>
      <w:r>
        <w:t>10</w:t>
      </w:r>
      <w:r>
        <w:fldChar w:fldCharType="end"/>
      </w:r>
      <w:r>
        <w:rPr/>
        <w:t xml:space="preserve">, </w:t>
      </w:r>
      <w:r>
        <w:rPr/>
        <w:fldChar w:fldCharType="begin"/>
      </w:r>
      <w:r>
        <w:instrText> REF BIB_DeVeale2012 \h </w:instrText>
      </w:r>
      <w:r>
        <w:fldChar w:fldCharType="separate"/>
      </w:r>
      <w:r>
        <w:t>4</w:t>
      </w:r>
      <w:r>
        <w:fldChar w:fldCharType="end"/>
      </w:r>
      <w:r>
        <w:rPr/>
        <w:t xml:space="preserve">, </w:t>
      </w:r>
      <w:r>
        <w:rPr/>
        <w:fldChar w:fldCharType="begin"/>
      </w:r>
      <w:r>
        <w:instrText> REF BIB_Baran2015 \h </w:instrText>
      </w:r>
      <w:r>
        <w:fldChar w:fldCharType="separate"/>
      </w:r>
      <w:r>
        <w:t>2</w:t>
      </w:r>
      <w:r>
        <w:fldChar w:fldCharType="end"/>
      </w:r>
      <w:r>
        <w:rPr/>
        <w:t>]. Based on 579 postmortem human DLPFC samples we find evidence supporting only a handful of novel imprinted genes all of which reside in genomic locations nearby to known imprinted genes. Thus our results support those more recent studies that found no large excess of imprinted genes in the brain.</w:t>
      </w:r>
    </w:p>
    <w:p>
      <w:pPr>
        <w:pStyle w:val="Normal"/>
        <w:ind w:firstLine="300"/>
        <w:rPr/>
      </w:pPr>
      <w:r>
        <w:rPr/>
        <w:t>The large size of our sample and the case-control makeup allowed us to explore the potential for correlation of extent of imprinting in the DLPFC with schizophrenia. Although our approach gave strong support for dependence of imprinting on age and ancestry, no dependence on schizophrenia was detected either when we assumed that the dependence is the same for all imprinted genes or that it varies across genes. Thus our data indicate that imprinting in the DLFPC does not play a significant role in schizophrenia in contradiction of the “imprinted brain” hypothesis [</w:t>
      </w:r>
      <w:r>
        <w:rPr/>
        <w:fldChar w:fldCharType="begin"/>
      </w:r>
      <w:r>
        <w:instrText> REF BIB_Crespi2008 \h </w:instrText>
      </w:r>
      <w:r>
        <w:fldChar w:fldCharType="separate"/>
      </w:r>
      <w:r>
        <w:t>3</w:t>
      </w:r>
      <w:r>
        <w:fldChar w:fldCharType="end"/>
      </w:r>
      <w:r>
        <w:rPr/>
        <w:t>]. Given the complex genetic architecture of schizophrenia [</w:t>
      </w:r>
      <w:r>
        <w:rPr/>
        <w:fldChar w:fldCharType="begin"/>
      </w:r>
      <w:r>
        <w:instrText> REF BIB_Sullivan2012 \h </w:instrText>
      </w:r>
      <w:r>
        <w:fldChar w:fldCharType="separate"/>
      </w:r>
      <w:r>
        <w:t>12</w:t>
      </w:r>
      <w:r>
        <w:fldChar w:fldCharType="end"/>
      </w:r>
      <w:r>
        <w:rPr/>
        <w:t>] as well as technical noise in postmortem brain RNA studies there could still be some correlation of the extent of imprinting and schizophrenia.</w:t>
      </w:r>
    </w:p>
    <w:p>
      <w:pPr>
        <w:pStyle w:val="Normal"/>
        <w:ind w:firstLine="300"/>
        <w:rPr/>
      </w:pPr>
      <w:r>
        <w:rPr/>
        <w:t>We found that imprinting depends on ancestry in a gene specific manner but the type of dependence that is shared by all imprinted genes was not supported. This is expected because the studied ancestry variables must incorporate some of the cis expression QTLs in imprinted genes such that those eQTLS perturb allelic bias in a gene specific manner.</w:t>
      </w:r>
    </w:p>
    <w:p>
      <w:pPr>
        <w:pStyle w:val="Normal"/>
        <w:ind w:firstLine="300"/>
        <w:rPr/>
      </w:pPr>
      <w:r>
        <w:rPr/>
        <w:t>Our finding that imprinting depends on age in later adulthood is rather intriguing. Age dependence through early postnatal life supported experimentally [</w:t>
      </w:r>
      <w:r>
        <w:rPr/>
        <w:fldChar w:fldCharType="begin"/>
      </w:r>
      <w:r>
        <w:instrText> REF BIB_Perez2015 \h </w:instrText>
      </w:r>
      <w:r>
        <w:fldChar w:fldCharType="separate"/>
      </w:r>
      <w:r>
        <w:t>10</w:t>
      </w:r>
      <w:r>
        <w:fldChar w:fldCharType="end"/>
      </w:r>
      <w:r>
        <w:rPr/>
        <w:t>] but such dependence during later adulthood has so far only been predicted [</w:t>
      </w:r>
      <w:r>
        <w:rPr/>
        <w:fldChar w:fldCharType="begin"/>
      </w:r>
      <w:r>
        <w:instrText> REF BIB_Ubeda2012 \h </w:instrText>
      </w:r>
      <w:r>
        <w:fldChar w:fldCharType="separate"/>
      </w:r>
      <w:r>
        <w:t>13</w:t>
      </w:r>
      <w:r>
        <w:fldChar w:fldCharType="end"/>
      </w:r>
      <w:r>
        <w:rPr/>
        <w:t>] based on a hypothesis that links “genomic imprinting and the social brain” [</w:t>
      </w:r>
      <w:r>
        <w:rPr/>
        <w:fldChar w:fldCharType="begin"/>
      </w:r>
      <w:r>
        <w:instrText> REF BIB_Isles2006 \h </w:instrText>
      </w:r>
      <w:r>
        <w:fldChar w:fldCharType="separate"/>
      </w:r>
      <w:r>
        <w:t>8</w:t>
      </w:r>
      <w:r>
        <w:fldChar w:fldCharType="end"/>
      </w:r>
      <w:r>
        <w:rPr/>
        <w:t>]. Previous genomics studies [</w:t>
      </w:r>
      <w:r>
        <w:rPr/>
        <w:fldChar w:fldCharType="begin"/>
      </w:r>
      <w:r>
        <w:instrText> REF BIB_Baran2015 \h </w:instrText>
      </w:r>
      <w:r>
        <w:fldChar w:fldCharType="separate"/>
      </w:r>
      <w:r>
        <w:t>2</w:t>
      </w:r>
      <w:r>
        <w:fldChar w:fldCharType="end"/>
      </w:r>
      <w:r>
        <w:rPr/>
        <w:t>] were statistically underpowered to address this question in humans. Although our age-related finding supports the “social brain” hypothesis, it leaves the possibility open that the observed age related changes indicate merely the loss of tight regulation of those genes with aging.</w:t>
      </w:r>
      <w:r>
        <w:br w:type="page"/>
      </w:r>
    </w:p>
    <w:p>
      <w:pPr>
        <w:pStyle w:val="Heading2"/>
        <w:widowControl/>
        <w:rPr/>
      </w:pPr>
      <w:r>
        <w:rPr/>
        <w:t>3  Methods</w:t>
      </w:r>
    </w:p>
    <w:p>
      <w:pPr>
        <w:pStyle w:val="Heading3"/>
        <w:widowControl/>
        <w:spacing w:before="180" w:after="120"/>
        <w:rPr/>
      </w:pPr>
      <w:r>
        <w:rPr/>
        <w:t>3.1  Defining the read count ratio to quantify allelic bias</w:t>
      </w:r>
    </w:p>
    <w:p>
      <w:pPr>
        <w:pStyle w:val="Normal"/>
        <w:spacing w:before="60" w:after="0"/>
        <w:rPr/>
      </w:pPr>
      <w:r>
        <w:rPr/>
        <w:t xml:space="preserve">We quantified allelic bias based on RNA-seq reads using a statistic called </w:t>
      </w:r>
      <w:r>
        <w:rPr>
          <w:i/>
          <w:iCs/>
        </w:rPr>
        <w:t>read count ratio</w:t>
      </w:r>
      <w:r>
        <w:rPr/>
        <w:t xml:space="preserve"> </w:t>
      </w:r>
      <w:r>
        <w:rPr>
          <w:i/>
          <w:iCs/>
        </w:rPr>
        <w:t>S</w:t>
      </w:r>
      <w:r>
        <w:rPr/>
        <w:t xml:space="preserve">, whose definition we based on the total read count </w:t>
      </w:r>
      <w:r>
        <w:rPr>
          <w:i/>
          <w:iCs/>
        </w:rPr>
        <w:t>T</w:t>
      </w:r>
      <w:r>
        <w:rPr/>
        <w:t xml:space="preserve"> and the </w:t>
      </w:r>
      <w:r>
        <w:rPr>
          <w:i/>
          <w:iCs/>
        </w:rPr>
        <w:t>higher read count</w:t>
      </w:r>
      <w:r>
        <w:rPr/>
        <w:t xml:space="preserve"> </w:t>
      </w:r>
      <w:r>
        <w:rPr>
          <w:i/>
          <w:iCs/>
        </w:rPr>
        <w:t>H</w:t>
      </w:r>
      <w:r>
        <w:rPr/>
        <w:t xml:space="preserve">, i.e. the count of reads carrying only either the reference or the alternative SNP variant, whichever is higher. The definition is </w:t>
      </w:r>
    </w:p>
    <w:p>
      <w:pPr>
        <w:pStyle w:val="EquationNum"/>
        <w:tabs>
          <w:tab w:val="center" w:pos="3450" w:leader="none"/>
          <w:tab w:val="right" w:pos="6900" w:leader="none"/>
        </w:tabs>
        <w:rPr/>
      </w:pPr>
      <w:r>
        <w:rPr/>
        <w:tab/>
        <w:tab/>
        <w:t>(</w:t>
      </w:r>
      <w:bookmarkStart w:id="1" w:name="BMeq_S_definition"/>
      <w:r>
        <w:rPr/>
        <w:t>1</w:t>
      </w:r>
      <w:bookmarkEnd w:id="1"/>
      <w:r>
        <w:rPr/>
        <w:t>)</w:t>
      </w:r>
    </w:p>
    <w:p>
      <w:pPr>
        <w:pStyle w:val="Normal"/>
        <w:rPr/>
      </w:pPr>
      <w:r>
        <w:rPr/>
        <w:t xml:space="preserve">where </w:t>
      </w:r>
      <w:r>
        <w:rPr>
          <w:i/>
          <w:iCs/>
        </w:rPr>
        <w:t>i</w:t>
      </w:r>
      <w:r>
        <w:rPr/>
        <w:t xml:space="preserve"> identifies an individual, </w:t>
      </w:r>
      <w:r>
        <w:rPr>
          <w:i/>
          <w:iCs/>
        </w:rPr>
        <w:t>g</w:t>
      </w:r>
      <w:r>
        <w:rPr/>
        <w:t xml:space="preserve"> a gene, and the summation runs over all SNPs </w:t>
      </w:r>
      <w:r>
        <w:rPr>
          <w:i/>
          <w:iCs/>
        </w:rPr>
        <w:t>s</w:t>
      </w:r>
      <w:r>
        <w:rPr/>
        <w:t xml:space="preserve"> for which gene </w:t>
      </w:r>
      <w:r>
        <w:rPr>
          <w:i/>
          <w:iCs/>
        </w:rPr>
        <w:t>g</w:t>
      </w:r>
      <w:r>
        <w:rPr/>
        <w:t xml:space="preserve"> is heterozygous in individual </w:t>
      </w:r>
      <w:r>
        <w:rPr>
          <w:i/>
          <w:iCs/>
        </w:rPr>
        <w:t>i</w:t>
      </w:r>
      <w:r>
        <w:rPr/>
        <w:t xml:space="preserve"> (Fig. </w:t>
      </w:r>
      <w:r>
        <w:rPr/>
        <w:fldChar w:fldCharType="begin"/>
      </w:r>
      <w:r>
        <w:instrText> REF BMfig_study_design \h </w:instrText>
      </w:r>
      <w:r>
        <w:fldChar w:fldCharType="separate"/>
      </w:r>
      <w:r>
        <w:t>1</w:t>
      </w:r>
      <w:r>
        <w:fldChar w:fldCharType="end"/>
      </w:r>
      <w:r>
        <w:rPr/>
        <w:t>). Note that if  is the count or reads that map to the  allele (defined as above) and if we make the same distributional assumption as above, namely that , then , the probability of correctly assigning the reads with the higher count to the allele towards which expression is biased, tends to 1 as . We took advantage of this theoretical result in that we subjected only those genes to statistical inference, whose read count ratio was found to be high and, therefore, whose  is expected to be high as well.</w:t>
      </w:r>
    </w:p>
    <w:p>
      <w:pPr>
        <w:pStyle w:val="Normal"/>
        <w:ind w:firstLine="300"/>
        <w:rPr/>
      </w:pPr>
      <w:r>
        <w:rPr/>
        <w:t>Fig. </w:t>
      </w:r>
      <w:r>
        <w:rPr/>
        <w:fldChar w:fldCharType="begin"/>
      </w:r>
      <w:r>
        <w:instrText> REF BMfig_study_design \h </w:instrText>
      </w:r>
      <w:r>
        <w:fldChar w:fldCharType="separate"/>
      </w:r>
      <w:r>
        <w:t>1</w:t>
      </w:r>
      <w:r>
        <w:fldChar w:fldCharType="end"/>
      </w:r>
      <w:r>
        <w:rPr/>
        <w:t xml:space="preserve"> illustrates the calculation of  for the combination of two hypothetical genes, , and two individuals, . It also shows an example for the less likely event that the lower rather than the higher read count corresponds to the SNP variant tagging the higher expressed allele (see SNP  in gene  in individual ).</w:t>
      </w:r>
    </w:p>
    <w:p>
      <w:pPr>
        <w:pStyle w:val="Normal"/>
        <w:ind w:firstLine="300"/>
        <w:rPr/>
      </w:pPr>
      <w:r>
        <w:rPr/>
        <w:t>Before we carried out our read count ratio-based analyses, however, we cleaned our RNA-seq data by quality-filtering and by improving the accuracy of SNP calling with the use of DNA SNP array data and imputation. In the following subsections of Methods we describe the data, these procedures, as well as our regression models in detail.</w:t>
      </w:r>
    </w:p>
    <w:p>
      <w:pPr>
        <w:pStyle w:val="Heading3"/>
        <w:widowControl/>
        <w:spacing w:before="120" w:after="120"/>
        <w:rPr/>
      </w:pPr>
      <w:r>
        <w:rPr/>
        <w:t>3.2  Brain samples, RNA-seq</w:t>
      </w:r>
    </w:p>
    <w:p>
      <w:pPr>
        <w:pStyle w:val="Normal"/>
        <w:spacing w:before="60" w:after="0"/>
        <w:rPr/>
      </w:pPr>
      <w:r>
        <w:rPr/>
        <w:t>Human RNA samples were collected from the dorsolateral prefrontal cortex of the CommonMind consortium from a total of 579 individuals after quality control. Subjects included 267 control individuals, as well as 258 with schizophrenia (SCZ) and 54 with affective spectrum disorder (AFF). RNA-seq library preparation uses Ribo-Zero (which selects against ribosomal RNA) to prepare the RNA, followed by Illumina paired end library generation. RNA-seq was performed on Illumina HiSeq 2000.</w:t>
      </w:r>
    </w:p>
    <w:p>
      <w:pPr>
        <w:pStyle w:val="Heading3"/>
        <w:widowControl/>
        <w:spacing w:before="120" w:after="120"/>
        <w:rPr/>
      </w:pPr>
      <w:r>
        <w:rPr/>
        <w:t>3.3  Mapping, SNP calling and filtering</w:t>
      </w:r>
    </w:p>
    <w:p>
      <w:pPr>
        <w:pStyle w:val="Normal"/>
        <w:spacing w:before="60" w:after="0"/>
        <w:rPr/>
      </w:pPr>
      <w:r>
        <w:rPr/>
        <w:t>We mapped 100bp, paired-end RNA-seq reads (≈50 million reads per sample) using Tophat to Ensembl gene transcripts of the human genome (hg19; February, 2009) with default parameters and 6 mismatches allowed per pair (200 bp total). We required both reads in a pair to be successfully mapped and we removed reads that mapped to &gt;1 genomic locus. Then, we removed PCR replicates using the Samtools rmdup utility; around one third of the reads mapped (which is expected, given the parameters we used and the known high repeat content of the human genome). We used Cufflinks to determine gene expression of Ensembl genes, using default parameters. Using the BCFtools utility of Samtools, we called SNPs (SNVs only, no indels). Then, we invoked a quality filter requiring a Phred score &gt;20 (corresponding to a probability for an incorrect SNP call &lt;0.01).</w:t>
      </w:r>
    </w:p>
    <w:p>
      <w:pPr>
        <w:pStyle w:val="Normal"/>
        <w:ind w:firstLine="300"/>
        <w:rPr/>
      </w:pPr>
      <w:r>
        <w:rPr/>
        <w:t>We annotated known SNPs using dbSNP (dbSNP 138, October 2013). Considering all 579 samples, we find 936,193 SNPs in total, 563,427 (60%) of which are novel. Further filtering of this SNP list removed the novel SNPs and removed SNPs that either did not match the alleles reported in dbSNP or had more than 2 alleles in dbSNP. We also removed SNPs without at least 10 mapped reads in at least one sample. Read depth was measured using the Samtools Pileup utility. After these filters were applied, 364,509 SNPs remained in 22,254 genes. These filters enabled use of data with low coverage. For the 579 samples there were 203 million reads overlapping one of the 364,509 SNPs defined above. Of those 158 million (78%) had genotype data available from either SNP array or imputation.</w:t>
      </w:r>
    </w:p>
    <w:p>
      <w:pPr>
        <w:pStyle w:val="Heading3"/>
        <w:widowControl/>
        <w:spacing w:before="120" w:after="120"/>
        <w:rPr/>
      </w:pPr>
      <w:r>
        <w:rPr/>
        <w:t>3.4  Genotyping and calibration of imputed SNPs</w:t>
      </w:r>
    </w:p>
    <w:p>
      <w:pPr>
        <w:pStyle w:val="Normal"/>
        <w:spacing w:before="60" w:after="0"/>
        <w:rPr/>
      </w:pPr>
      <w:r>
        <w:rPr/>
        <w:t>DNA samples were genotyped using the Illumina Infinium SNP array. We used PLINK with default parameters to impute genotypes for SNPs not present on the Infinium SNP array using 1000 genomes data. We calibrated the imputation parameters to find a reasonable balance between the number of genes assessable for allelic bias and the number false positive calls since the latter can arise if a SNP is incorrectly called heterozygous.</w:t>
      </w:r>
    </w:p>
    <w:p>
      <w:pPr>
        <w:pStyle w:val="Normal"/>
        <w:ind w:firstLine="300"/>
        <w:rPr/>
      </w:pPr>
      <w:r>
        <w:rPr/>
        <w:t>We first examined how many SNPs were heterozygous in DNA calls and had a discordant RNA call (i.e. homozygous SNP call from RNA-seq) using different imputation parameters. Known imprinted genes were excluded. We examined RNA-seq reads overlapping array-called heterozygous SNPs which we assigned a heterozygosity score  of 1, separately from RNA seq data overlapping imputed heterozygous SNPs, where the  score could range from 0 to 1. After testing different thresholds we selected an  cutoff of 0.95 (i.e. imputation confidence level of 95%), and a minimal coverage of 7 reads per SNP. With these parameters, the discordance rate (monoallelic RNA genotype in the context of a heterozygous DNA genotype) was 0.71% for array-called SNPs and 3.2% for imputed SNPs.</w:t>
      </w:r>
    </w:p>
    <w:p>
      <w:pPr>
        <w:pStyle w:val="Normal"/>
        <w:ind w:firstLine="300"/>
        <w:rPr/>
      </w:pPr>
      <w:r>
        <w:rPr/>
        <w:t xml:space="preserve">The higher rate of discordance for the imputed SNPs is due to imputation error. These were taken into account in two ways. First, we considered all imputed SNPs for a gene </w:t>
      </w:r>
      <w:r>
        <w:rPr>
          <w:i/>
          <w:iCs/>
        </w:rPr>
        <w:t>g</w:t>
      </w:r>
      <w:r>
        <w:rPr/>
        <w:t xml:space="preserve"> and individual </w:t>
      </w:r>
      <w:r>
        <w:rPr>
          <w:i/>
          <w:iCs/>
        </w:rPr>
        <w:t>i</w:t>
      </w:r>
      <w:r>
        <w:rPr/>
        <w:t xml:space="preserve"> jointly. Second, we excluded any individual, for which one or more SNPs supported biallelic expression.</w:t>
      </w:r>
    </w:p>
    <w:p>
      <w:pPr>
        <w:pStyle w:val="Heading3"/>
        <w:widowControl/>
        <w:spacing w:before="120" w:after="120"/>
        <w:rPr/>
      </w:pPr>
      <w:bookmarkStart w:id="2" w:name="BMsec_filtering"/>
      <w:r>
        <w:rPr/>
        <w:t>3.5</w:t>
      </w:r>
      <w:bookmarkEnd w:id="2"/>
      <w:r>
        <w:rPr/>
        <w:t xml:space="preserve">  Quality filtering</w:t>
      </w:r>
    </w:p>
    <w:p>
      <w:pPr>
        <w:pStyle w:val="Normal"/>
        <w:spacing w:before="60" w:after="0"/>
        <w:rPr/>
      </w:pPr>
      <w:r>
        <w:rPr/>
        <w:t xml:space="preserve">Two kind of data filters were applied sequentially: (1) a </w:t>
      </w:r>
      <w:r>
        <w:rPr>
          <w:i/>
          <w:iCs/>
        </w:rPr>
        <w:t>read count-based</w:t>
      </w:r>
      <w:r>
        <w:rPr/>
        <w:t xml:space="preserve"> and (2) an </w:t>
      </w:r>
      <w:r>
        <w:rPr>
          <w:i/>
          <w:iCs/>
        </w:rPr>
        <w:t>individual-based</w:t>
      </w:r>
      <w:r>
        <w:rPr/>
        <w:t>. The read count-based filter removes any such pair (</w:t>
      </w:r>
      <w:r>
        <w:rPr>
          <w:i/>
          <w:iCs/>
        </w:rPr>
        <w:t>i</w:t>
      </w:r>
      <w:r>
        <w:rPr/>
        <w:t>,</w:t>
      </w:r>
      <w:r>
        <w:rPr>
          <w:i/>
          <w:iCs/>
        </w:rPr>
        <w:t>g</w:t>
      </w:r>
      <w:r>
        <w:rPr/>
        <w:t xml:space="preserve">) of individual </w:t>
      </w:r>
      <w:r>
        <w:rPr>
          <w:i/>
          <w:iCs/>
        </w:rPr>
        <w:t>i</w:t>
      </w:r>
      <w:r>
        <w:rPr/>
        <w:t xml:space="preserve"> and genes </w:t>
      </w:r>
      <w:r>
        <w:rPr>
          <w:i/>
          <w:iCs/>
        </w:rPr>
        <w:t>g</w:t>
      </w:r>
      <w:r>
        <w:rPr/>
        <w:t xml:space="preserve"> for which the total read count , where the read count threshold  was set to 15. The individual-based filter removes any genes </w:t>
      </w:r>
      <w:r>
        <w:rPr>
          <w:i/>
          <w:iCs/>
        </w:rPr>
        <w:t>g</w:t>
      </w:r>
      <w:r>
        <w:rPr/>
        <w:t xml:space="preserve"> (across all individuals) if read count data involving </w:t>
      </w:r>
      <w:r>
        <w:rPr>
          <w:i/>
          <w:iCs/>
        </w:rPr>
        <w:t>g</w:t>
      </w:r>
      <w:r>
        <w:rPr/>
        <w:t xml:space="preserve"> are available for less than  number of individuals, set to 25. These final filtering procedures decreased the number of genes in the data from 15584 to </w:t>
      </w:r>
      <w:r>
        <w:rPr>
          <w:i/>
          <w:iCs/>
        </w:rPr>
        <w:t>n</w:t>
      </w:r>
      <w:r>
        <w:rPr/>
        <w:t>=5307.</w:t>
      </w:r>
    </w:p>
    <w:p>
      <w:pPr>
        <w:pStyle w:val="Heading3"/>
        <w:widowControl/>
        <w:spacing w:before="120" w:after="120"/>
        <w:rPr/>
      </w:pPr>
      <w:r>
        <w:rPr/>
        <w:t>3.6  Reference/non-reference allele test to correct for mapping bias and eQTLs</w:t>
      </w:r>
    </w:p>
    <w:p>
      <w:pPr>
        <w:pStyle w:val="Normal"/>
        <w:spacing w:before="60" w:after="0"/>
        <w:rPr/>
      </w:pPr>
      <w:r>
        <w:rPr/>
        <w:t>We designed this test to distinguish imprinting from alternative causes of high read count ratio (Fig. </w:t>
      </w:r>
      <w:r>
        <w:rPr/>
        <w:fldChar w:fldCharType="begin"/>
      </w:r>
      <w:r>
        <w:instrText> REF BMfig_top_genes \h </w:instrText>
      </w:r>
      <w:r>
        <w:fldChar w:fldCharType="separate"/>
      </w:r>
      <w:r>
        <w:t>3</w:t>
      </w:r>
      <w:r>
        <w:fldChar w:fldCharType="end"/>
      </w:r>
      <w:r>
        <w:rPr/>
        <w:t>): mapping bias or cis-eQTL effects. For any given gene this is a possibly compound test since there may be multiple SNPs that are informative for the read count ratio (see Defining the read count ratio above).</w:t>
      </w:r>
    </w:p>
    <w:p>
      <w:pPr>
        <w:pStyle w:val="Normal"/>
        <w:ind w:firstLine="300"/>
        <w:rPr/>
      </w:pPr>
      <w:r>
        <w:rPr/>
        <w:t xml:space="preserve">For a given gene the compound null hypothesis is that the observed high read count ratio is due only to imprinting. For each informative SNP this hypothesis means that the reference and non-reference allele are associated with equal probability to the </w:t>
      </w:r>
      <w:r>
        <w:rPr>
          <w:i/>
          <w:iCs/>
        </w:rPr>
        <w:t>higher read count</w:t>
      </w:r>
      <w:r>
        <w:rPr/>
        <w:t xml:space="preserve"> (see Methods: Defining the read count ratio to quantify allelic bias). Thus for each SNP we assumed that the number of individuals for whom the reference allele is associated to the </w:t>
      </w:r>
      <w:r>
        <w:rPr>
          <w:i/>
          <w:iCs/>
        </w:rPr>
        <w:t>higher read count</w:t>
      </w:r>
      <w:r>
        <w:rPr/>
        <w:t xml:space="preserve"> is binomially distributed with probability parameter 0.5. The we calculated the fraction of informative SNPs for which the null hypothesis can be rejected at 0.05 significance level and used this information to decide whether the compound null hypothesis for the gene itself can be rejected.</w:t>
      </w:r>
    </w:p>
    <w:p>
      <w:pPr>
        <w:pStyle w:val="Heading3"/>
        <w:widowControl/>
        <w:spacing w:before="120" w:after="120"/>
        <w:rPr/>
      </w:pPr>
      <w:r>
        <w:rPr/>
        <w:t>3.7  Test for nearly unbiased allelic expression</w:t>
      </w:r>
    </w:p>
    <w:p>
      <w:pPr>
        <w:pStyle w:val="Normal"/>
        <w:spacing w:before="60" w:after="0"/>
        <w:rPr/>
      </w:pPr>
      <w:r>
        <w:rPr/>
        <w:t xml:space="preserve">The null hypothesis of this test is that the higher read count  for gene </w:t>
      </w:r>
      <w:r>
        <w:rPr>
          <w:i/>
          <w:iCs/>
        </w:rPr>
        <w:t>g</w:t>
      </w:r>
      <w:r>
        <w:rPr/>
        <w:t xml:space="preserve"> and individual </w:t>
      </w:r>
      <w:r>
        <w:rPr>
          <w:i/>
          <w:iCs/>
        </w:rPr>
        <w:t>i</w:t>
      </w:r>
      <w:r>
        <w:rPr/>
        <w:t xml:space="preserve"> is drawn from a binomial distribution with a probability parameter  suggesting nearly unbiased allelic expression. More specifically, the test was defined by the criteria </w:t>
      </w:r>
    </w:p>
    <w:p>
      <w:pPr>
        <w:pStyle w:val="EquationNum"/>
        <w:tabs>
          <w:tab w:val="center" w:pos="3450" w:leader="none"/>
          <w:tab w:val="right" w:pos="6900" w:leader="none"/>
        </w:tabs>
        <w:rPr/>
      </w:pPr>
      <w:r>
        <w:rPr/>
        <w:tab/>
        <w:tab/>
        <w:t>(</w:t>
      </w:r>
      <w:bookmarkStart w:id="3" w:name="BMeq_unbiased_test"/>
      <w:r>
        <w:rPr/>
        <w:t>2</w:t>
      </w:r>
      <w:bookmarkEnd w:id="3"/>
      <w:r>
        <w:rPr/>
        <w:t>)</w:t>
      </w:r>
    </w:p>
    <w:p>
      <w:pPr>
        <w:pStyle w:val="Normal"/>
        <w:rPr/>
      </w:pPr>
      <w:r>
        <w:rPr/>
        <w:t xml:space="preserve">where the 95% upper confidence limit  for the expected read count ratio  was calculated assuming that the higher read count , on the fact that binomial random variables are asymptotically (as ) normal with , and on the equalities . Therefore </w:t>
      </w:r>
    </w:p>
    <w:p>
      <w:pPr>
        <w:pStyle w:val="EquationNum"/>
        <w:tabs>
          <w:tab w:val="center" w:pos="3450" w:leader="none"/>
          <w:tab w:val="right" w:pos="6900" w:leader="none"/>
        </w:tabs>
        <w:rPr/>
      </w:pPr>
      <w:r>
        <w:rPr/>
        <w:tab/>
        <w:tab/>
        <w:t>(3)</w:t>
      </w:r>
    </w:p>
    <w:p>
      <w:pPr>
        <w:pStyle w:val="Normal"/>
        <w:rPr/>
      </w:pPr>
      <w:r>
        <w:rPr/>
        <w:t xml:space="preserve">where  is the </w:t>
      </w:r>
      <w:r>
        <w:rPr>
          <w:i/>
          <w:iCs/>
        </w:rPr>
        <w:t>p</w:t>
      </w:r>
      <w:r>
        <w:rPr/>
        <w:t xml:space="preserve"> quantile of the standard normal distribution.</w:t>
      </w:r>
    </w:p>
    <w:p>
      <w:pPr>
        <w:pStyle w:val="Heading3"/>
        <w:widowControl/>
        <w:spacing w:before="120" w:after="120"/>
        <w:rPr/>
      </w:pPr>
      <w:bookmarkStart w:id="4" w:name="BMsec_methods_regression"/>
      <w:r>
        <w:rPr/>
        <w:t>3.8</w:t>
      </w:r>
      <w:bookmarkEnd w:id="4"/>
      <w:r>
        <w:rPr/>
        <w:t xml:space="preserve">  Mixed and fixed regression models</w:t>
      </w:r>
    </w:p>
    <w:p>
      <w:pPr>
        <w:pStyle w:val="Normal"/>
        <w:spacing w:before="60" w:after="0"/>
        <w:rPr/>
      </w:pPr>
      <w:r>
        <w:rPr/>
        <w:t>We modeled the dependence of read count ratio of imprinted genes on biological and technical explanatory variables (Table </w:t>
      </w:r>
      <w:r>
        <w:rPr/>
        <w:fldChar w:fldCharType="begin"/>
      </w:r>
      <w:r>
        <w:instrText> REF BMtab_predictors \h </w:instrText>
      </w:r>
      <w:r>
        <w:fldChar w:fldCharType="separate"/>
      </w:r>
      <w:r>
        <w:t>1</w:t>
      </w:r>
      <w:r>
        <w:fldChar w:fldCharType="end"/>
      </w:r>
      <w:r>
        <w:rPr/>
        <w:t>) using mixed and fixed generalized linear models (GLMs).</w:t>
      </w:r>
    </w:p>
    <w:p>
      <w:pPr>
        <w:pStyle w:val="Normal"/>
        <w:ind w:firstLine="300"/>
        <w:rPr/>
      </w:pPr>
      <w:r>
        <w:rPr/>
        <w:t xml:space="preserve">GLMs in general describe a conditional distribution of a response variable </w:t>
      </w:r>
      <w:r>
        <w:rPr>
          <w:i/>
          <w:iCs/>
        </w:rPr>
        <w:t>y</w:t>
      </w:r>
      <w:r>
        <w:rPr/>
        <w:t xml:space="preserve"> given a linear predictor η such that the distribution is from the exponential family and that , where </w:t>
      </w:r>
      <w:r>
        <w:rPr>
          <w:i/>
          <w:iCs/>
        </w:rPr>
        <w:t>g</w:t>
      </w:r>
      <w:r>
        <w:rPr/>
        <w:t xml:space="preserve"> is some link function. In the present context the response </w:t>
      </w:r>
      <w:r>
        <w:rPr>
          <w:i/>
          <w:iCs/>
        </w:rPr>
        <w:t>y</w:t>
      </w:r>
      <w:r>
        <w:rPr/>
        <w:t xml:space="preserve"> is the observed read count ratio that is possibly transformed to improve the model’s fit to the data. We performed fitting with the lme4 and stats R packages and tested several combinations of transformations, link functions, and error distributions (Table </w:t>
      </w:r>
      <w:r>
        <w:rPr/>
        <w:fldChar w:fldCharType="begin"/>
      </w:r>
      <w:r>
        <w:instrText> REF BMtab_model_names \h </w:instrText>
      </w:r>
      <w:r>
        <w:fldChar w:fldCharType="separate"/>
      </w:r>
      <w:r>
        <w:t>2</w:t>
      </w:r>
      <w:r>
        <w:fldChar w:fldCharType="end"/>
      </w:r>
      <w:r>
        <w:rPr/>
        <w:t>). For inference we used the best fitting combination (</w:t>
      </w:r>
      <w:r>
        <w:rPr>
          <w:i/>
          <w:iCs/>
        </w:rPr>
        <w:t>unlm</w:t>
      </w:r>
      <w:r>
        <w:rPr/>
        <w:t>.</w:t>
      </w:r>
      <w:r>
        <w:rPr>
          <w:i/>
          <w:iCs/>
        </w:rPr>
        <w:t>Q</w:t>
      </w:r>
      <w:r>
        <w:rPr/>
        <w:t>, Table </w:t>
      </w:r>
      <w:r>
        <w:rPr/>
        <w:fldChar w:fldCharType="begin"/>
      </w:r>
      <w:r>
        <w:instrText> REF BMtab_model_names \h </w:instrText>
      </w:r>
      <w:r>
        <w:fldChar w:fldCharType="separate"/>
      </w:r>
      <w:r>
        <w:t>2</w:t>
      </w:r>
      <w:r>
        <w:fldChar w:fldCharType="end"/>
      </w:r>
      <w:r>
        <w:rPr/>
        <w:t>) as assessed by the normality (Fig. </w:t>
      </w:r>
      <w:r>
        <w:rPr/>
        <w:fldChar w:fldCharType="begin"/>
      </w:r>
      <w:r>
        <w:instrText> REF BMfig_qqnorm_mixed \h </w:instrText>
      </w:r>
      <w:r>
        <w:fldChar w:fldCharType="separate"/>
      </w:r>
      <w:r>
        <w:t>5</w:t>
      </w:r>
      <w:r>
        <w:fldChar w:fldCharType="end"/>
      </w:r>
      <w:r>
        <w:rPr/>
        <w:t>) and homoscedasticity (Fig. </w:t>
      </w:r>
      <w:r>
        <w:rPr/>
        <w:fldChar w:fldCharType="begin"/>
      </w:r>
      <w:r>
        <w:instrText> REF BMfig_homoscedas_mixed \h </w:instrText>
      </w:r>
      <w:r>
        <w:fldChar w:fldCharType="separate"/>
      </w:r>
      <w:r>
        <w:t>6</w:t>
      </w:r>
      <w:r>
        <w:fldChar w:fldCharType="end"/>
      </w:r>
      <w:r>
        <w:rPr/>
        <w:t>) of residuals as well as by monitoring convergence.</w:t>
      </w:r>
    </w:p>
    <w:p>
      <w:pPr>
        <w:pStyle w:val="Normal"/>
        <w:ind w:firstLine="300"/>
        <w:rPr/>
      </w:pPr>
      <w:r>
        <w:rPr/>
        <w:t>In mixed GLMs the linear predictor η=</w:t>
      </w:r>
      <w:r>
        <w:rPr>
          <w:i/>
          <w:iCs/>
        </w:rPr>
        <w:t>X</w:t>
      </w:r>
      <w:r>
        <w:rPr/>
        <w:t>β+</w:t>
      </w:r>
      <w:r>
        <w:rPr>
          <w:i/>
          <w:iCs/>
        </w:rPr>
        <w:t>Zb</w:t>
      </w:r>
      <w:r>
        <w:rPr/>
        <w:t xml:space="preserve"> and in fixed GLMS η=</w:t>
      </w:r>
      <w:r>
        <w:rPr>
          <w:i/>
          <w:iCs/>
        </w:rPr>
        <w:t>X</w:t>
      </w:r>
      <w:r>
        <w:rPr/>
        <w:t xml:space="preserve">β, where </w:t>
      </w:r>
      <w:r>
        <w:rPr>
          <w:i/>
          <w:iCs/>
        </w:rPr>
        <w:t>X</w:t>
      </w:r>
      <w:r>
        <w:rPr/>
        <w:t>,</w:t>
      </w:r>
      <w:r>
        <w:rPr>
          <w:i/>
          <w:iCs/>
        </w:rPr>
        <w:t>Z</w:t>
      </w:r>
      <w:r>
        <w:rPr/>
        <w:t xml:space="preserve"> are design matrices containing data on explanatory variables whereas β and </w:t>
      </w:r>
      <w:r>
        <w:rPr>
          <w:i/>
          <w:iCs/>
        </w:rPr>
        <w:t>b</w:t>
      </w:r>
      <w:r>
        <w:rPr/>
        <w:t xml:space="preserve"> are fixed and random vectors of regression coefficients that mediate fixed and random effects, respectively (see Section </w:t>
      </w:r>
      <w:r>
        <w:rPr/>
        <w:fldChar w:fldCharType="begin"/>
      </w:r>
      <w:r>
        <w:instrText> REF BMsec_mixed_mod \h </w:instrText>
      </w:r>
      <w:r>
        <w:fldChar w:fldCharType="separate"/>
      </w:r>
      <w:r>
        <w:t>3.9</w:t>
      </w:r>
      <w:r>
        <w:fldChar w:fldCharType="end"/>
      </w:r>
      <w:r>
        <w:rPr/>
        <w:t xml:space="preserve"> and Fig. </w:t>
      </w:r>
      <w:r>
        <w:rPr/>
        <w:fldChar w:fldCharType="begin"/>
      </w:r>
      <w:r>
        <w:instrText> REF BMfig_glm_vs_hierarch \h </w:instrText>
      </w:r>
      <w:r>
        <w:fldChar w:fldCharType="separate"/>
      </w:r>
      <w:r>
        <w:t>4</w:t>
      </w:r>
      <w:r>
        <w:fldChar w:fldCharType="end"/>
      </w:r>
      <w:r>
        <w:rPr/>
        <w:t xml:space="preserve"> for details).</w:t>
      </w:r>
    </w:p>
    <w:p>
      <w:pPr>
        <w:pStyle w:val="Normal"/>
        <w:ind w:firstLine="300"/>
        <w:rPr/>
      </w:pPr>
      <w:r>
        <w:rPr/>
        <w:t xml:space="preserve">Besides the random effects term </w:t>
      </w:r>
      <w:r>
        <w:rPr>
          <w:i/>
          <w:iCs/>
        </w:rPr>
        <w:t>Zb</w:t>
      </w:r>
      <w:r>
        <w:rPr/>
        <w:t xml:space="preserve"> the key difference between the mixed and fixed models in this study is that the former describes read count ratio </w:t>
      </w:r>
      <w:r>
        <w:rPr>
          <w:i/>
          <w:iCs/>
        </w:rPr>
        <w:t>jointly</w:t>
      </w:r>
      <w:r>
        <w:rPr/>
        <w:t xml:space="preserve"> for all imprinted genes and the latter </w:t>
      </w:r>
      <w:r>
        <w:rPr>
          <w:i/>
          <w:iCs/>
        </w:rPr>
        <w:t>separately</w:t>
      </w:r>
      <w:r>
        <w:rPr/>
        <w:t xml:space="preserve"> for each imprinted gene. An important consequence is that our mixed models are more powerful because they can utilize information shared by all genes. Therefore we preferred mixed models for final inference and used fixed models only to guide selection among possible mixed models (Section </w:t>
      </w:r>
      <w:r>
        <w:rPr/>
        <w:fldChar w:fldCharType="begin"/>
      </w:r>
      <w:r>
        <w:instrText> REF BMsec_fitting \h </w:instrText>
      </w:r>
      <w:r>
        <w:fldChar w:fldCharType="separate"/>
      </w:r>
      <w:r>
        <w:t>3.10</w:t>
      </w:r>
      <w:r>
        <w:fldChar w:fldCharType="end"/>
      </w:r>
      <w:r>
        <w:rPr/>
        <w:t>).</w:t>
      </w:r>
    </w:p>
    <w:p>
      <w:pPr>
        <w:pStyle w:val="Heading3"/>
        <w:widowControl/>
        <w:spacing w:before="120" w:after="120"/>
        <w:rPr/>
      </w:pPr>
      <w:bookmarkStart w:id="5" w:name="BMsec_mixed_mod"/>
      <w:r>
        <w:rPr/>
        <w:t>3.9</w:t>
      </w:r>
      <w:bookmarkEnd w:id="5"/>
      <w:r>
        <w:rPr/>
        <w:t xml:space="preserve">  Formulation and interpretation of mixed models</w:t>
      </w:r>
    </w:p>
    <w:p>
      <w:pPr>
        <w:pStyle w:val="Normal"/>
        <w:spacing w:before="60" w:after="0"/>
        <w:rPr/>
      </w:pPr>
      <w:r>
        <w:rPr/>
        <w:t xml:space="preserve">Here we describe the detailed syntax and semantics of the normal linear mixed models combined with a quasi-log transformation </w:t>
      </w:r>
      <w:r>
        <w:rPr>
          <w:i/>
          <w:iCs/>
        </w:rPr>
        <w:t>Q</w:t>
      </w:r>
      <w:r>
        <w:rPr/>
        <w:t xml:space="preserve"> of read count ratio as this combination was found to provide the best fit (Fig. </w:t>
      </w:r>
      <w:r>
        <w:rPr/>
        <w:fldChar w:fldCharType="begin"/>
      </w:r>
      <w:r>
        <w:instrText> REF BMfig_qqnorm_mixed \h </w:instrText>
      </w:r>
      <w:r>
        <w:fldChar w:fldCharType="separate"/>
      </w:r>
      <w:r>
        <w:t>5</w:t>
      </w:r>
      <w:r>
        <w:fldChar w:fldCharType="end"/>
      </w:r>
      <w:r>
        <w:rPr/>
        <w:t>, </w:t>
      </w:r>
      <w:r>
        <w:rPr/>
        <w:fldChar w:fldCharType="begin"/>
      </w:r>
      <w:r>
        <w:instrText> REF BMfig_homoscedas_mixed \h </w:instrText>
      </w:r>
      <w:r>
        <w:fldChar w:fldCharType="separate"/>
      </w:r>
      <w:r>
        <w:t>6</w:t>
      </w:r>
      <w:r>
        <w:fldChar w:fldCharType="end"/>
      </w:r>
      <w:r>
        <w:rPr/>
        <w:t xml:space="preserve">). We have data on 579 individuals and 30 imprinted genes and so the response vector is . The model in matrix notation is </w:t>
      </w:r>
    </w:p>
    <w:p>
      <w:pPr>
        <w:pStyle w:val="EquationArrayNum"/>
        <w:tabs>
          <w:tab w:val="right" w:pos="3105" w:leader="none"/>
          <w:tab w:val="center" w:pos="3450" w:leader="none"/>
          <w:tab w:val="left" w:pos="3795" w:leader="none"/>
          <w:tab w:val="right" w:pos="6900" w:leader="none"/>
        </w:tabs>
        <w:rPr/>
      </w:pPr>
      <w:r>
        <w:rPr/>
        <w:tab/>
        <w:tab/>
        <w:tab/>
        <w:tab/>
        <w:t>(</w:t>
      </w:r>
      <w:bookmarkStart w:id="6" w:name="BMeq_mixed_mod_matrix"/>
      <w:r>
        <w:rPr/>
        <w:t>4</w:t>
      </w:r>
      <w:bookmarkEnd w:id="6"/>
      <w:r>
        <w:rPr/>
        <w:t>)</w:t>
      </w:r>
    </w:p>
    <w:p>
      <w:pPr>
        <w:pStyle w:val="EquationArrayNum"/>
        <w:tabs>
          <w:tab w:val="right" w:pos="3105" w:leader="none"/>
          <w:tab w:val="center" w:pos="3450" w:leader="none"/>
          <w:tab w:val="left" w:pos="3795" w:leader="none"/>
          <w:tab w:val="right" w:pos="6900" w:leader="none"/>
        </w:tabs>
        <w:rPr/>
      </w:pPr>
      <w:r>
        <w:rPr/>
        <w:tab/>
        <w:tab/>
        <w:tab/>
        <w:tab/>
        <w:t>(5)</w:t>
      </w:r>
    </w:p>
    <w:p>
      <w:pPr>
        <w:pStyle w:val="EquationArrayNum"/>
        <w:tabs>
          <w:tab w:val="right" w:pos="3105" w:leader="none"/>
          <w:tab w:val="center" w:pos="3450" w:leader="none"/>
          <w:tab w:val="left" w:pos="3795" w:leader="none"/>
          <w:tab w:val="right" w:pos="6900" w:leader="none"/>
        </w:tabs>
        <w:rPr/>
      </w:pPr>
      <w:r>
        <w:rPr/>
        <w:tab/>
        <w:tab/>
        <w:tab/>
        <w:tab/>
        <w:t>(6)</w:t>
      </w:r>
    </w:p>
    <w:p>
      <w:pPr>
        <w:pStyle w:val="Normal"/>
        <w:rPr/>
      </w:pPr>
      <w:r>
        <w:rPr/>
        <w:t xml:space="preserve">where the size of the covariance matrix  depends on the number of terms with random effects (the columns of </w:t>
      </w:r>
      <w:r>
        <w:rPr>
          <w:i/>
          <w:iCs/>
        </w:rPr>
        <w:t>Z</w:t>
      </w:r>
      <w:r>
        <w:rPr/>
        <w:t>). Simply put: errors and random coefficients are all normally distributed.</w:t>
      </w:r>
    </w:p>
    <w:p>
      <w:pPr>
        <w:pStyle w:val="Normal"/>
        <w:ind w:firstLine="300"/>
        <w:rPr/>
      </w:pPr>
      <w:r>
        <w:rPr/>
        <w:t>To clarify the semantics of Eq. </w:t>
      </w:r>
      <w:r>
        <w:rPr/>
        <w:fldChar w:fldCharType="begin"/>
      </w:r>
      <w:r>
        <w:instrText> REF BMeq_mixed_mod_matrix \h </w:instrText>
      </w:r>
      <w:r>
        <w:fldChar w:fldCharType="separate"/>
      </w:r>
      <w:r>
        <w:t>4</w:t>
      </w:r>
      <w:r>
        <w:fldChar w:fldCharType="end"/>
      </w:r>
      <w:r>
        <w:rPr/>
        <w:t xml:space="preserve"> let us consider a simple toy model with just a few terms in the linear predictor. But before expressing it in terms of Eq. </w:t>
      </w:r>
      <w:r>
        <w:rPr/>
        <w:fldChar w:fldCharType="begin"/>
      </w:r>
      <w:r>
        <w:instrText> REF BMeq_mixed_mod_matrix \h </w:instrText>
      </w:r>
      <w:r>
        <w:fldChar w:fldCharType="separate"/>
      </w:r>
      <w:r>
        <w:t>4</w:t>
      </w:r>
      <w:r>
        <w:fldChar w:fldCharType="end"/>
      </w:r>
      <w:r>
        <w:rPr/>
        <w:t xml:space="preserve"> it is easier to cast it in the compact “R formalism” of the stats and lme4 packages of the R language as </w:t>
      </w:r>
    </w:p>
    <w:p>
      <w:pPr>
        <w:pStyle w:val="EquationNum"/>
        <w:tabs>
          <w:tab w:val="center" w:pos="3450" w:leader="none"/>
          <w:tab w:val="right" w:pos="6900" w:leader="none"/>
        </w:tabs>
        <w:rPr/>
      </w:pPr>
      <w:r>
        <w:rPr/>
        <w:tab/>
        <w:tab/>
        <w:t>(</w:t>
      </w:r>
      <w:bookmarkStart w:id="7" w:name="BMeq_toy_mod_r"/>
      <w:r>
        <w:rPr/>
        <w:t>7</w:t>
      </w:r>
      <w:bookmarkEnd w:id="7"/>
      <w:r>
        <w:rPr/>
        <w:t>)</w:t>
      </w:r>
    </w:p>
    <w:p>
      <w:pPr>
        <w:pStyle w:val="Normal"/>
        <w:ind w:firstLine="300"/>
        <w:rPr/>
      </w:pPr>
      <w:r>
        <w:rPr/>
        <w:t xml:space="preserve">First note that the random effect term labeled with </w:t>
      </w:r>
      <w:r>
        <w:rPr>
          <w:i/>
          <w:iCs/>
        </w:rPr>
        <w:t>k</w:t>
      </w:r>
      <w:r>
        <w:rPr/>
        <w:t>=1 can be expanded into (1</w:t>
      </w:r>
      <w:r>
        <w:rPr>
          <w:w w:val="50"/>
        </w:rPr>
        <w:t> </w:t>
      </w:r>
      <w:r>
        <w:rPr/>
        <w:t>|</w:t>
      </w:r>
      <w:r>
        <w:rPr>
          <w:w w:val="50"/>
        </w:rPr>
        <w:t> </w:t>
      </w:r>
      <w:r>
        <w:rPr>
          <w:i/>
          <w:iCs/>
        </w:rPr>
        <w:t>Gene</w:t>
      </w:r>
      <w:r>
        <w:rPr/>
        <w:t>)+(</w:t>
      </w:r>
      <w:r>
        <w:rPr>
          <w:i/>
          <w:iCs/>
        </w:rPr>
        <w:t>Age</w:t>
      </w:r>
      <w:r>
        <w:rPr>
          <w:w w:val="50"/>
        </w:rPr>
        <w:t> </w:t>
      </w:r>
      <w:r>
        <w:rPr/>
        <w:t>|</w:t>
      </w:r>
      <w:r>
        <w:rPr>
          <w:w w:val="50"/>
        </w:rPr>
        <w:t> </w:t>
      </w:r>
      <w:r>
        <w:rPr>
          <w:i/>
          <w:iCs/>
        </w:rPr>
        <w:t>Gene</w:t>
      </w:r>
      <w:r>
        <w:rPr/>
        <w:t>)+(</w:t>
      </w:r>
      <w:r>
        <w:rPr>
          <w:i/>
          <w:iCs/>
        </w:rPr>
        <w:t>Ancestry</w:t>
      </w:r>
      <w:r>
        <w:rPr/>
        <w:t>.1</w:t>
      </w:r>
      <w:r>
        <w:rPr>
          <w:w w:val="50"/>
        </w:rPr>
        <w:t> </w:t>
      </w:r>
      <w:r>
        <w:rPr/>
        <w:t>|</w:t>
      </w:r>
      <w:r>
        <w:rPr>
          <w:w w:val="50"/>
        </w:rPr>
        <w:t> </w:t>
      </w:r>
      <w:r>
        <w:rPr>
          <w:i/>
          <w:iCs/>
        </w:rPr>
        <w:t>Gene</w:t>
      </w:r>
      <w:r>
        <w:rPr/>
        <w:t>). The ‘1’s mean intercept terms: one as a fixed effect and two as random effects. The first random intercept term (1</w:t>
      </w:r>
      <w:r>
        <w:rPr>
          <w:w w:val="50"/>
        </w:rPr>
        <w:t> </w:t>
      </w:r>
      <w:r>
        <w:rPr/>
        <w:t>|</w:t>
      </w:r>
      <w:r>
        <w:rPr>
          <w:w w:val="50"/>
        </w:rPr>
        <w:t> </w:t>
      </w:r>
      <w:r>
        <w:rPr>
          <w:i/>
          <w:iCs/>
        </w:rPr>
        <w:t>Gene</w:t>
      </w:r>
      <w:r>
        <w:rPr/>
        <w:t>) expresses the gene-to-gene variability in read count ratio (compare panels in Fig. </w:t>
      </w:r>
      <w:r>
        <w:rPr/>
        <w:fldChar w:fldCharType="begin"/>
      </w:r>
      <w:r>
        <w:instrText> REF BMfig_S_Dx \h </w:instrText>
      </w:r>
      <w:r>
        <w:fldChar w:fldCharType="separate"/>
      </w:r>
      <w:r>
        <w:t>4</w:t>
      </w:r>
      <w:r>
        <w:fldChar w:fldCharType="end"/>
      </w:r>
      <w:r>
        <w:rPr/>
        <w:t xml:space="preserve"> and </w:t>
      </w:r>
      <w:r>
        <w:rPr/>
        <w:fldChar w:fldCharType="begin"/>
      </w:r>
      <w:r>
        <w:instrText> REF BMfig_S_age \h </w:instrText>
      </w:r>
      <w:r>
        <w:fldChar w:fldCharType="separate"/>
      </w:r>
      <w:r>
        <w:t>5</w:t>
      </w:r>
      <w:r>
        <w:fldChar w:fldCharType="end"/>
      </w:r>
      <w:r>
        <w:rPr/>
        <w:t xml:space="preserve">), in other words the random effect of the </w:t>
      </w:r>
      <w:r>
        <w:rPr>
          <w:i/>
          <w:iCs/>
        </w:rPr>
        <w:t>Gene</w:t>
      </w:r>
      <w:r>
        <w:rPr/>
        <w:t xml:space="preserve"> variable. The second random intercept term (1</w:t>
      </w:r>
      <w:r>
        <w:rPr>
          <w:w w:val="50"/>
        </w:rPr>
        <w:t> </w:t>
      </w:r>
      <w:r>
        <w:rPr/>
        <w:t>|</w:t>
      </w:r>
      <w:r>
        <w:rPr>
          <w:w w:val="50"/>
        </w:rPr>
        <w:t> </w:t>
      </w:r>
      <w:r>
        <w:rPr>
          <w:i/>
          <w:iCs/>
        </w:rPr>
        <w:t>Dx</w:t>
      </w:r>
      <w:r>
        <w:rPr/>
        <w:t>:</w:t>
      </w:r>
      <w:r>
        <w:rPr>
          <w:i/>
          <w:iCs/>
        </w:rPr>
        <w:t>Gene</w:t>
      </w:r>
      <w:r>
        <w:rPr/>
        <w:t xml:space="preserve">) corresponds to the interaction between psychiatric diagnosis </w:t>
      </w:r>
      <w:r>
        <w:rPr>
          <w:i/>
          <w:iCs/>
        </w:rPr>
        <w:t>Dx</w:t>
      </w:r>
      <w:r>
        <w:rPr/>
        <w:t xml:space="preserve"> and </w:t>
      </w:r>
      <w:r>
        <w:rPr>
          <w:i/>
          <w:iCs/>
        </w:rPr>
        <w:t>Gene</w:t>
      </w:r>
      <w:r>
        <w:rPr/>
        <w:t xml:space="preserve">; it can be interpreted as the </w:t>
      </w:r>
      <w:r>
        <w:rPr>
          <w:i/>
          <w:iCs/>
        </w:rPr>
        <w:t>Gene</w:t>
      </w:r>
      <w:r>
        <w:rPr/>
        <w:t xml:space="preserve"> specific effect of </w:t>
      </w:r>
      <w:r>
        <w:rPr>
          <w:i/>
          <w:iCs/>
        </w:rPr>
        <w:t>Dx</w:t>
      </w:r>
      <w:r>
        <w:rPr/>
        <w:t xml:space="preserve"> or—equivalently—as </w:t>
      </w:r>
      <w:r>
        <w:rPr>
          <w:i/>
          <w:iCs/>
        </w:rPr>
        <w:t>Dx</w:t>
      </w:r>
      <w:r>
        <w:rPr/>
        <w:t xml:space="preserve"> specific gene-to-gene variability. This term is not likely to be informative as Fig. </w:t>
      </w:r>
      <w:r>
        <w:rPr/>
        <w:fldChar w:fldCharType="begin"/>
      </w:r>
      <w:r>
        <w:instrText> REF BMfig_S_Dx \h </w:instrText>
      </w:r>
      <w:r>
        <w:fldChar w:fldCharType="separate"/>
      </w:r>
      <w:r>
        <w:t>4</w:t>
      </w:r>
      <w:r>
        <w:fldChar w:fldCharType="end"/>
      </w:r>
      <w:r>
        <w:rPr/>
        <w:t xml:space="preserve"> suggests little </w:t>
      </w:r>
      <w:r>
        <w:rPr>
          <w:i/>
          <w:iCs/>
        </w:rPr>
        <w:t>Gene</w:t>
      </w:r>
      <w:r>
        <w:rPr/>
        <w:t xml:space="preserve"> specific effect of </w:t>
      </w:r>
      <w:r>
        <w:rPr>
          <w:i/>
          <w:iCs/>
        </w:rPr>
        <w:t>Dx</w:t>
      </w:r>
      <w:r>
        <w:rPr/>
        <w:t>.</w:t>
      </w:r>
    </w:p>
    <w:p>
      <w:pPr>
        <w:pStyle w:val="Normal"/>
        <w:ind w:firstLine="300"/>
        <w:rPr/>
      </w:pPr>
      <w:r>
        <w:rPr/>
        <w:t xml:space="preserve">We see that </w:t>
      </w:r>
      <w:r>
        <w:rPr>
          <w:i/>
          <w:iCs/>
        </w:rPr>
        <w:t>Age</w:t>
      </w:r>
      <w:r>
        <w:rPr/>
        <w:t xml:space="preserve"> appears twice: first as a fixed slope effect on </w:t>
      </w:r>
      <w:r>
        <w:rPr>
          <w:i/>
          <w:iCs/>
        </w:rPr>
        <w:t>y</w:t>
      </w:r>
      <w:r>
        <w:rPr/>
        <w:t xml:space="preserve"> and second as a </w:t>
      </w:r>
      <w:r>
        <w:rPr>
          <w:i/>
          <w:iCs/>
        </w:rPr>
        <w:t>Gene</w:t>
      </w:r>
      <w:r>
        <w:rPr/>
        <w:t xml:space="preserve"> specific random slope effect, denoted as (</w:t>
      </w:r>
      <w:r>
        <w:rPr>
          <w:i/>
          <w:iCs/>
        </w:rPr>
        <w:t>Age</w:t>
      </w:r>
      <w:r>
        <w:rPr>
          <w:w w:val="50"/>
        </w:rPr>
        <w:t> </w:t>
      </w:r>
      <w:r>
        <w:rPr/>
        <w:t>|</w:t>
      </w:r>
      <w:r>
        <w:rPr>
          <w:w w:val="50"/>
        </w:rPr>
        <w:t> </w:t>
      </w:r>
      <w:r>
        <w:rPr>
          <w:i/>
          <w:iCs/>
        </w:rPr>
        <w:t>Gene</w:t>
      </w:r>
      <w:r>
        <w:rPr/>
        <w:t>). The random effect appears to be supported by Fig. </w:t>
      </w:r>
      <w:r>
        <w:rPr/>
        <w:fldChar w:fldCharType="begin"/>
      </w:r>
      <w:r>
        <w:instrText> REF BMfig_S_age \h </w:instrText>
      </w:r>
      <w:r>
        <w:fldChar w:fldCharType="separate"/>
      </w:r>
      <w:r>
        <w:t>5</w:t>
      </w:r>
      <w:r>
        <w:fldChar w:fldCharType="end"/>
      </w:r>
      <w:r>
        <w:rPr/>
        <w:t xml:space="preserve"> because the dependence of read count ratio on </w:t>
      </w:r>
      <w:r>
        <w:rPr>
          <w:i/>
          <w:iCs/>
        </w:rPr>
        <w:t>Age</w:t>
      </w:r>
      <w:r>
        <w:rPr/>
        <w:t xml:space="preserve"> varies substantially among genes but the fixed effect is not supported because the negative dependence seen for several genes is balanced out by the positive dependence seen for others. The model includes another random slope effect: (</w:t>
      </w:r>
      <w:r>
        <w:rPr>
          <w:i/>
          <w:iCs/>
        </w:rPr>
        <w:t>Ancestry</w:t>
      </w:r>
      <w:r>
        <w:rPr/>
        <w:t>.1</w:t>
      </w:r>
      <w:r>
        <w:rPr>
          <w:w w:val="50"/>
        </w:rPr>
        <w:t> </w:t>
      </w:r>
      <w:r>
        <w:rPr/>
        <w:t>|</w:t>
      </w:r>
      <w:r>
        <w:rPr>
          <w:w w:val="50"/>
        </w:rPr>
        <w:t> </w:t>
      </w:r>
      <w:r>
        <w:rPr>
          <w:i/>
          <w:iCs/>
        </w:rPr>
        <w:t>Gene</w:t>
      </w:r>
      <w:r>
        <w:rPr/>
        <w:t>) with a similar interpretation as (</w:t>
      </w:r>
      <w:r>
        <w:rPr>
          <w:i/>
          <w:iCs/>
        </w:rPr>
        <w:t>Age</w:t>
      </w:r>
      <w:r>
        <w:rPr>
          <w:w w:val="50"/>
        </w:rPr>
        <w:t> </w:t>
      </w:r>
      <w:r>
        <w:rPr/>
        <w:t>|</w:t>
      </w:r>
      <w:r>
        <w:rPr>
          <w:w w:val="50"/>
        </w:rPr>
        <w:t> </w:t>
      </w:r>
      <w:r>
        <w:rPr>
          <w:i/>
          <w:iCs/>
        </w:rPr>
        <w:t>Gene</w:t>
      </w:r>
      <w:r>
        <w:rPr/>
        <w:t xml:space="preserve">) but lacks a fixed effect of </w:t>
      </w:r>
      <w:r>
        <w:rPr>
          <w:i/>
          <w:iCs/>
        </w:rPr>
        <w:t>Ancestry</w:t>
      </w:r>
      <w:r>
        <w:rPr/>
        <w:t>.1.</w:t>
      </w:r>
    </w:p>
    <w:p>
      <w:pPr>
        <w:pStyle w:val="Normal"/>
        <w:ind w:firstLine="300"/>
        <w:rPr/>
      </w:pPr>
      <w:r>
        <w:rPr/>
        <w:t>Now we are ready to write the toy model as an expanded special case of Eq. </w:t>
      </w:r>
      <w:r>
        <w:rPr/>
        <w:fldChar w:fldCharType="begin"/>
      </w:r>
      <w:r>
        <w:instrText> REF BMeq_mixed_mod_matrix \h </w:instrText>
      </w:r>
      <w:r>
        <w:fldChar w:fldCharType="separate"/>
      </w:r>
      <w:r>
        <w:t>4</w:t>
      </w:r>
      <w:r>
        <w:fldChar w:fldCharType="end"/>
      </w:r>
      <w:r>
        <w:rPr/>
        <w:t xml:space="preserve"> as </w:t>
      </w:r>
    </w:p>
    <w:p>
      <w:pPr>
        <w:pStyle w:val="EquationNum"/>
        <w:tabs>
          <w:tab w:val="center" w:pos="3450" w:leader="none"/>
          <w:tab w:val="right" w:pos="6900" w:leader="none"/>
        </w:tabs>
        <w:rPr/>
      </w:pPr>
      <w:r>
        <w:rPr/>
        <w:tab/>
        <w:tab/>
        <w:t>(</w:t>
      </w:r>
      <w:bookmarkStart w:id="8" w:name="BMeq_toy_mod_math"/>
      <w:r>
        <w:rPr/>
        <w:t>8</w:t>
      </w:r>
      <w:bookmarkEnd w:id="8"/>
      <w:r>
        <w:rPr/>
        <w:t>)</w:t>
      </w:r>
    </w:p>
    <w:p>
      <w:pPr>
        <w:pStyle w:val="Normal"/>
        <w:ind w:firstLine="300"/>
        <w:rPr/>
      </w:pPr>
      <w:r>
        <w:rPr/>
        <w:t xml:space="preserve">As in the earlier R formalism the terms of the linear predictor are grouped into fixed and random effects. Within the latter group we have two batches of terms indicated by the </w:t>
      </w:r>
      <w:r>
        <w:rPr>
          <w:i/>
          <w:iCs/>
        </w:rPr>
        <w:t>k</w:t>
      </w:r>
      <w:r>
        <w:rPr/>
        <w:t xml:space="preserve"> superscripts on the random regression coefficients . The first batch  corresponds to {(1</w:t>
      </w:r>
      <w:r>
        <w:rPr>
          <w:w w:val="50"/>
        </w:rPr>
        <w:t> </w:t>
      </w:r>
      <w:r>
        <w:rPr/>
        <w:t>|</w:t>
      </w:r>
      <w:r>
        <w:rPr>
          <w:w w:val="50"/>
        </w:rPr>
        <w:t> </w:t>
      </w:r>
      <w:r>
        <w:rPr>
          <w:i/>
          <w:iCs/>
        </w:rPr>
        <w:t>Gene</w:t>
      </w:r>
      <w:r>
        <w:rPr/>
        <w:t>),(</w:t>
      </w:r>
      <w:r>
        <w:rPr>
          <w:i/>
          <w:iCs/>
        </w:rPr>
        <w:t>Age</w:t>
      </w:r>
      <w:r>
        <w:rPr>
          <w:w w:val="50"/>
        </w:rPr>
        <w:t> </w:t>
      </w:r>
      <w:r>
        <w:rPr/>
        <w:t>|</w:t>
      </w:r>
      <w:r>
        <w:rPr>
          <w:w w:val="50"/>
        </w:rPr>
        <w:t> </w:t>
      </w:r>
      <w:r>
        <w:rPr>
          <w:i/>
          <w:iCs/>
        </w:rPr>
        <w:t>Gene</w:t>
      </w:r>
      <w:r>
        <w:rPr/>
        <w:t>),(</w:t>
      </w:r>
      <w:r>
        <w:rPr>
          <w:i/>
          <w:iCs/>
        </w:rPr>
        <w:t>Ancestry</w:t>
      </w:r>
      <w:r>
        <w:rPr/>
        <w:t>.1</w:t>
      </w:r>
      <w:r>
        <w:rPr>
          <w:w w:val="50"/>
        </w:rPr>
        <w:t> </w:t>
      </w:r>
      <w:r>
        <w:rPr/>
        <w:t>|</w:t>
      </w:r>
      <w:r>
        <w:rPr>
          <w:w w:val="50"/>
        </w:rPr>
        <w:t> </w:t>
      </w:r>
      <w:r>
        <w:rPr>
          <w:i/>
          <w:iCs/>
        </w:rPr>
        <w:t>Gene</w:t>
      </w:r>
      <w:r>
        <w:rPr/>
        <w:t>)} in Eq. </w:t>
      </w:r>
      <w:r>
        <w:rPr/>
        <w:fldChar w:fldCharType="begin"/>
      </w:r>
      <w:r>
        <w:instrText> REF BMeq_toy_mod_r \h </w:instrText>
      </w:r>
      <w:r>
        <w:fldChar w:fldCharType="separate"/>
      </w:r>
      <w:r>
        <w:t>7</w:t>
      </w:r>
      <w:r>
        <w:fldChar w:fldCharType="end"/>
      </w:r>
      <w:r>
        <w:rPr/>
        <w:t>, the second batch contains only  corresponding to (1</w:t>
      </w:r>
      <w:r>
        <w:rPr>
          <w:w w:val="50"/>
        </w:rPr>
        <w:t> </w:t>
      </w:r>
      <w:r>
        <w:rPr/>
        <w:t>|</w:t>
      </w:r>
      <w:r>
        <w:rPr>
          <w:w w:val="50"/>
        </w:rPr>
        <w:t> </w:t>
      </w:r>
      <w:r>
        <w:rPr>
          <w:i/>
          <w:iCs/>
        </w:rPr>
        <w:t>Dx</w:t>
      </w:r>
      <w:r>
        <w:rPr/>
        <w:t>:</w:t>
      </w:r>
      <w:r>
        <w:rPr>
          <w:i/>
          <w:iCs/>
        </w:rPr>
        <w:t>Gene</w:t>
      </w:r>
      <w:r>
        <w:rPr/>
        <w:t>).</w:t>
      </w:r>
    </w:p>
    <w:p>
      <w:pPr>
        <w:pStyle w:val="Normal"/>
        <w:ind w:firstLine="300"/>
        <w:rPr/>
      </w:pPr>
      <w:r>
        <w:rPr/>
        <w:t xml:space="preserve">Within the </w:t>
      </w:r>
      <w:r>
        <w:rPr>
          <w:i/>
          <w:iCs/>
        </w:rPr>
        <w:t>k</w:t>
      </w:r>
      <w:r>
        <w:rPr/>
        <w:t>th batch Eq. </w:t>
      </w:r>
      <w:r>
        <w:rPr/>
        <w:fldChar w:fldCharType="begin"/>
      </w:r>
      <w:r>
        <w:instrText> REF BMeq_toy_mod_math \h </w:instrText>
      </w:r>
      <w:r>
        <w:fldChar w:fldCharType="separate"/>
      </w:r>
      <w:r>
        <w:t>8</w:t>
      </w:r>
      <w:r>
        <w:fldChar w:fldCharType="end"/>
      </w:r>
      <w:r>
        <w:rPr/>
        <w:t xml:space="preserve"> contains only a single intercept coefficient  and, if random slope terms are also present in the batch, only a single slope coefficient associated with the variable </w:t>
      </w:r>
      <w:r>
        <w:rPr>
          <w:i/>
          <w:iCs/>
        </w:rPr>
        <w:t>Age</w:t>
      </w:r>
      <w:r>
        <w:rPr/>
        <w:t xml:space="preserve"> or </w:t>
      </w:r>
      <w:r>
        <w:rPr>
          <w:i/>
          <w:iCs/>
        </w:rPr>
        <w:t>Ancestry</w:t>
      </w:r>
      <w:r>
        <w:rPr/>
        <w:t xml:space="preserve">.1. This is because only a single level of the factor </w:t>
      </w:r>
      <w:r>
        <w:rPr>
          <w:i/>
          <w:iCs/>
        </w:rPr>
        <w:t>Gene</w:t>
      </w:r>
      <w:r>
        <w:rPr/>
        <w:t xml:space="preserve"> or the composite factor </w:t>
      </w:r>
      <w:r>
        <w:rPr>
          <w:i/>
          <w:iCs/>
        </w:rPr>
        <w:t>Dx</w:t>
      </w:r>
      <w:r>
        <w:rPr/>
        <w:t>:</w:t>
      </w:r>
      <w:r>
        <w:rPr>
          <w:i/>
          <w:iCs/>
        </w:rPr>
        <w:t>Gene</w:t>
      </w:r>
      <w:r>
        <w:rPr/>
        <w:t xml:space="preserve"> needs to be considered for the </w:t>
      </w:r>
      <w:r>
        <w:rPr>
          <w:i/>
          <w:iCs/>
        </w:rPr>
        <w:t>i</w:t>
      </w:r>
      <w:r>
        <w:rPr/>
        <w:t>th observation; these levels are denoted as  and , respectively. Implicitly however, Eq. </w:t>
      </w:r>
      <w:r>
        <w:rPr/>
        <w:fldChar w:fldCharType="begin"/>
      </w:r>
      <w:r>
        <w:instrText> REF BMeq_toy_mod_math \h </w:instrText>
      </w:r>
      <w:r>
        <w:fldChar w:fldCharType="separate"/>
      </w:r>
      <w:r>
        <w:t>8</w:t>
      </w:r>
      <w:r>
        <w:fldChar w:fldCharType="end"/>
      </w:r>
      <w:r>
        <w:rPr/>
        <w:t xml:space="preserve"> contains the respective coefficients for all levels of these factors. For example, there are </w:t>
      </w:r>
      <w:r>
        <w:rPr>
          <w:i/>
          <w:iCs/>
        </w:rPr>
        <w:t>n</w:t>
      </w:r>
      <w:r>
        <w:rPr/>
        <w:t>=30 intercept coefficients  each of which corresponds to a given gene. So to generalize Eq. </w:t>
      </w:r>
      <w:r>
        <w:rPr/>
        <w:fldChar w:fldCharType="begin"/>
      </w:r>
      <w:r>
        <w:instrText> REF BMeq_toy_mod_math \h </w:instrText>
      </w:r>
      <w:r>
        <w:fldChar w:fldCharType="separate"/>
      </w:r>
      <w:r>
        <w:t>8</w:t>
      </w:r>
      <w:r>
        <w:fldChar w:fldCharType="end"/>
      </w:r>
      <w:r>
        <w:rPr/>
        <w:t xml:space="preserve"> we need  coefficients in the </w:t>
      </w:r>
      <w:r>
        <w:rPr>
          <w:i/>
          <w:iCs/>
        </w:rPr>
        <w:t>k</w:t>
      </w:r>
      <w:r>
        <w:rPr/>
        <w:t>th batch, where  is the product of the number of factor levels and one plus the number of random slope variables. This way we can provide the expansion of the general formula Eq. </w:t>
      </w:r>
      <w:r>
        <w:rPr/>
        <w:fldChar w:fldCharType="begin"/>
      </w:r>
      <w:r>
        <w:instrText> REF BMeq_mixed_mod_matrix \h </w:instrText>
      </w:r>
      <w:r>
        <w:fldChar w:fldCharType="separate"/>
      </w:r>
      <w:r>
        <w:t>4</w:t>
      </w:r>
      <w:r>
        <w:fldChar w:fldCharType="end"/>
      </w:r>
      <w:r>
        <w:rPr/>
        <w:t xml:space="preserve"> using the semantics of the toy model (Eq. </w:t>
      </w:r>
      <w:r>
        <w:rPr/>
        <w:fldChar w:fldCharType="begin"/>
      </w:r>
      <w:r>
        <w:instrText> REF BMeq_toy_mod_r \h </w:instrText>
      </w:r>
      <w:r>
        <w:fldChar w:fldCharType="separate"/>
      </w:r>
      <w:r>
        <w:t>7</w:t>
      </w:r>
      <w:r>
        <w:fldChar w:fldCharType="end"/>
      </w:r>
      <w:r>
        <w:rPr/>
        <w:t>, </w:t>
      </w:r>
      <w:r>
        <w:rPr/>
        <w:fldChar w:fldCharType="begin"/>
      </w:r>
      <w:r>
        <w:instrText> REF BMeq_toy_mod_math \h </w:instrText>
      </w:r>
      <w:r>
        <w:fldChar w:fldCharType="separate"/>
      </w:r>
      <w:r>
        <w:t>8</w:t>
      </w:r>
      <w:r>
        <w:fldChar w:fldCharType="end"/>
      </w:r>
      <w:r>
        <w:rPr/>
        <w:t xml:space="preserve">) as </w:t>
      </w:r>
    </w:p>
    <w:p>
      <w:pPr>
        <w:pStyle w:val="EquationNum"/>
        <w:tabs>
          <w:tab w:val="center" w:pos="3450" w:leader="none"/>
          <w:tab w:val="right" w:pos="6900" w:leader="none"/>
        </w:tabs>
        <w:rPr/>
      </w:pPr>
      <w:r>
        <w:rPr/>
        <w:tab/>
        <w:tab/>
        <w:t>(</w:t>
      </w:r>
      <w:bookmarkStart w:id="9" w:name="BMeq_mixed_mod_general"/>
      <w:r>
        <w:rPr/>
        <w:t>9</w:t>
      </w:r>
      <w:bookmarkEnd w:id="9"/>
      <w:r>
        <w:rPr/>
        <w:t>)</w:t>
      </w:r>
    </w:p>
    <w:p>
      <w:pPr>
        <w:pStyle w:val="Heading3"/>
        <w:widowControl/>
        <w:spacing w:before="120" w:after="120"/>
        <w:rPr/>
      </w:pPr>
      <w:bookmarkStart w:id="10" w:name="BMsec_fitting"/>
      <w:r>
        <w:rPr/>
        <w:t>3.10</w:t>
      </w:r>
      <w:bookmarkEnd w:id="10"/>
      <w:r>
        <w:rPr/>
        <w:t xml:space="preserve">  Model fitting and selection</w:t>
      </w:r>
    </w:p>
    <w:p>
      <w:pPr>
        <w:pStyle w:val="Normal"/>
        <w:spacing w:before="60" w:after="0"/>
        <w:rPr/>
      </w:pPr>
      <w:r>
        <w:rPr/>
        <w:t>Eq. </w:t>
      </w:r>
      <w:r>
        <w:rPr/>
        <w:fldChar w:fldCharType="begin"/>
      </w:r>
      <w:r>
        <w:instrText> REF BMeq_mixed_mod_general \h </w:instrText>
      </w:r>
      <w:r>
        <w:fldChar w:fldCharType="separate"/>
      </w:r>
      <w:r>
        <w:t>9</w:t>
      </w:r>
      <w:r>
        <w:fldChar w:fldCharType="end"/>
      </w:r>
      <w:r>
        <w:rPr/>
        <w:t xml:space="preserve"> describes a large set of mixed models that differ in one or more individual terms that constitute their linear predictor. From this set we aimed to select the best fitting model under the Akaike Information Criterion (AIC).</w:t>
      </w:r>
    </w:p>
    <w:p>
      <w:pPr>
        <w:pStyle w:val="Normal"/>
        <w:ind w:firstLine="300"/>
        <w:rPr/>
      </w:pPr>
      <w:r>
        <w:rPr/>
        <w:t>We used a heuristic search strategy in order to restrict the vast model space to a relatively small subset of plausible models. The search was started at a model whose relatively simple linear predictor was composed of terms using our prior results based on fixed effects models. The same results suggested a sequence in which further terms were progressively added to the model to test if they improve fit. Improvement was assessed by Δ</w:t>
      </w:r>
      <w:r>
        <w:rPr>
          <w:i/>
          <w:iCs/>
        </w:rPr>
        <w:t>AIC</w:t>
      </w:r>
      <w:r>
        <w:rPr/>
        <w:t xml:space="preserve"> and the -test on the degrees of freedom that correspond the evaluated term. If fit improved the term was added otherwise it was omitted. Next, further terms were tested. This iterative procedure lead to the following model. </w:t>
      </w:r>
    </w:p>
    <w:p>
      <w:pPr>
        <w:pStyle w:val="EquationArray"/>
        <w:tabs>
          <w:tab w:val="right" w:pos="3105" w:leader="none"/>
          <w:tab w:val="center" w:pos="3450" w:leader="none"/>
          <w:tab w:val="left" w:pos="3795" w:leader="none"/>
        </w:tabs>
        <w:rPr/>
      </w:pPr>
      <w:r>
        <w:rPr/>
        <w:tab/>
        <w:tab/>
        <w:tab/>
      </w:r>
    </w:p>
    <w:p>
      <w:pPr>
        <w:pStyle w:val="EquationArray"/>
        <w:tabs>
          <w:tab w:val="right" w:pos="3105" w:leader="none"/>
          <w:tab w:val="center" w:pos="3450" w:leader="none"/>
          <w:tab w:val="left" w:pos="3795" w:leader="none"/>
        </w:tabs>
        <w:rPr/>
      </w:pPr>
      <w:r>
        <w:rPr/>
        <w:tab/>
        <w:tab/>
        <w:tab/>
      </w:r>
    </w:p>
    <w:p>
      <w:pPr>
        <w:pStyle w:val="EquationArray"/>
        <w:tabs>
          <w:tab w:val="right" w:pos="3105" w:leader="none"/>
          <w:tab w:val="center" w:pos="3450" w:leader="none"/>
          <w:tab w:val="left" w:pos="3795" w:leader="none"/>
        </w:tabs>
        <w:rPr/>
      </w:pPr>
      <w:r>
        <w:rPr/>
        <w:tab/>
        <w:tab/>
        <w:tab/>
      </w:r>
    </w:p>
    <w:p>
      <w:pPr>
        <w:pStyle w:val="Normal"/>
        <w:rPr/>
      </w:pPr>
      <w:r>
        <w:rPr/>
        <w:t>We refer to this as the “best fitting model” even thought it may represent only a local optimum in model space.</w:t>
      </w:r>
      <w:r>
        <w:br w:type="page"/>
      </w:r>
    </w:p>
    <w:p>
      <w:pPr>
        <w:pStyle w:val="Bibheading"/>
        <w:widowControl/>
        <w:spacing w:before="120" w:after="120"/>
        <w:rPr/>
      </w:pPr>
      <w:r>
        <w:rPr/>
        <w:t>References</w:t>
      </w:r>
    </w:p>
    <w:p>
      <w:pPr>
        <w:pStyle w:val="Bibitem"/>
        <w:widowControl/>
        <w:spacing w:before="60" w:after="0"/>
        <w:ind w:left="450" w:hanging="0"/>
        <w:rPr/>
      </w:pPr>
      <w:r>
        <w:rPr/>
        <w:t>[</w:t>
      </w:r>
      <w:bookmarkStart w:id="11" w:name="BIB_Bai2014a"/>
      <w:r>
        <w:rPr/>
        <w:t>1</w:t>
      </w:r>
      <w:bookmarkEnd w:id="11"/>
      <w:r>
        <w:rPr/>
        <w:t>]</w:t>
        <w:tab/>
        <w:t xml:space="preserve">Yu Bai, Min Ni, Blerta Cooper, Yi Wei, and Wen Fury. Inference of high resolution HLA types using genome-wide RNA or DNA sequencing reads. </w:t>
      </w:r>
      <w:r>
        <w:rPr>
          <w:i/>
          <w:iCs/>
        </w:rPr>
        <w:t>BMC Genomics</w:t>
      </w:r>
      <w:r>
        <w:rPr/>
        <w:t>, 15(1):325, may 2014.</w:t>
      </w:r>
    </w:p>
    <w:p>
      <w:pPr>
        <w:pStyle w:val="Bibitem"/>
        <w:widowControl/>
        <w:ind w:left="450" w:hanging="0"/>
        <w:rPr/>
      </w:pPr>
      <w:r>
        <w:rPr/>
        <w:t>[</w:t>
      </w:r>
      <w:bookmarkStart w:id="12" w:name="BIB_Baran2015"/>
      <w:r>
        <w:rPr/>
        <w:t>2</w:t>
      </w:r>
      <w:bookmarkEnd w:id="12"/>
      <w:r>
        <w:rPr/>
        <w:t>]</w:t>
        <w:tab/>
        <w:t xml:space="preserve">Yael Baran, Meena Subramaniam, Anne Biton, Taru Tukiainen, Emily K. Tsang, Manuel A. Rivas, Matti Pirinen, Maria Gutierrez-Arcelus, Kevin S. Smith, Kim R. Kukurba, Rui Zhang, Celeste Eng, Dara G. Torgerson, Cydney Urbanek, Jin Billy Li, Jose R. Rodriguez-Santana, Esteban G. Burchard, Max A. Seibold, Daniel G. MacArthur, Stephen B. Montgomery, Noah A. Zaitlen, and Tuuli Lappalainen. The landscape of genomic imprinting across diverse adult human tissues. </w:t>
      </w:r>
      <w:r>
        <w:rPr>
          <w:i/>
          <w:iCs/>
        </w:rPr>
        <w:t>Genome Research</w:t>
      </w:r>
      <w:r>
        <w:rPr/>
        <w:t>, 25(7), 2015.</w:t>
      </w:r>
    </w:p>
    <w:p>
      <w:pPr>
        <w:pStyle w:val="Bibitem"/>
        <w:widowControl/>
        <w:ind w:left="450" w:hanging="0"/>
        <w:rPr/>
      </w:pPr>
      <w:r>
        <w:rPr/>
        <w:t>[</w:t>
      </w:r>
      <w:bookmarkStart w:id="13" w:name="BIB_Crespi2008"/>
      <w:r>
        <w:rPr/>
        <w:t>3</w:t>
      </w:r>
      <w:bookmarkEnd w:id="13"/>
      <w:r>
        <w:rPr/>
        <w:t>]</w:t>
        <w:tab/>
        <w:t xml:space="preserve">Bernard Crespi. Genomic imprinting in the development and evolution of psychotic spectrum conditions. </w:t>
      </w:r>
      <w:r>
        <w:rPr>
          <w:i/>
          <w:iCs/>
        </w:rPr>
        <w:t>Biological reviews of the Cambridge Philosophical Society</w:t>
      </w:r>
      <w:r>
        <w:rPr/>
        <w:t>, 83(4):441–93, nov 2008.</w:t>
      </w:r>
    </w:p>
    <w:p>
      <w:pPr>
        <w:pStyle w:val="Bibitem"/>
        <w:widowControl/>
        <w:ind w:left="450" w:hanging="0"/>
        <w:rPr/>
      </w:pPr>
      <w:r>
        <w:rPr/>
        <w:t>[</w:t>
      </w:r>
      <w:bookmarkStart w:id="14" w:name="BIB_DeVeale2012"/>
      <w:r>
        <w:rPr/>
        <w:t>4</w:t>
      </w:r>
      <w:bookmarkEnd w:id="14"/>
      <w:r>
        <w:rPr/>
        <w:t>]</w:t>
        <w:tab/>
        <w:t xml:space="preserve">Brian DeVeale, Derek van der Kooy, and Tomas Babak. Critical evaluation of imprinted gene expression by RNA-seq: A new perspective. </w:t>
      </w:r>
      <w:r>
        <w:rPr>
          <w:i/>
          <w:iCs/>
        </w:rPr>
        <w:t>PLoS Genetics</w:t>
      </w:r>
      <w:r>
        <w:rPr/>
        <w:t>, 8(3):e1002600, jan 2012.</w:t>
      </w:r>
    </w:p>
    <w:p>
      <w:pPr>
        <w:pStyle w:val="Bibitem"/>
        <w:widowControl/>
        <w:ind w:left="450" w:hanging="0"/>
        <w:rPr/>
      </w:pPr>
      <w:r>
        <w:rPr/>
        <w:t>[</w:t>
      </w:r>
      <w:bookmarkStart w:id="15" w:name="BIB_Fromer2016a"/>
      <w:r>
        <w:rPr/>
        <w:t>5</w:t>
      </w:r>
      <w:bookmarkEnd w:id="15"/>
      <w:r>
        <w:rPr/>
        <w:t>]</w:t>
        <w:tab/>
        <w:t xml:space="preserve">Menachem Fromer, Panos Roussos, Solveig K Sieberts, Jessica S Johnson, David H Kavanagh, Thanneer M Perumal, Douglas M Ruderfer, Edwin C Oh, Aaron Topol, Hardik R Shah, Lambertus L Klei, Robin Kramer, Dalila Pinto, Zeynep H GümüÅŸ, A Ercument Cicek, Kristen K Dang, Andrew Browne, Cong Lu, Lu Xie, Ben Readhead, Eli A Stahl, Jianqiu Xiao, Mahsa Parvizi, Tymor Hamamsy, John F Fullard, Ying-Chih Wang, Milind C Mahajan, Jonathan M J Derry, Joel T Dudley, Scott E Hemby, Benjamin A Logsdon, Konrad Talbot, Towfique Raj, David A Bennett, Philip L De Jager, Jun Zhu, Bin Zhang, Patrick F Sullivan, Andrew Chess, Shaun M Purcell, Leslie A Shinobu, Lara M Mangravite, Hiroyoshi Toyoshiba, Raquel E Gur, Chang-Gyu Hahn, David A Lewis, Vahram Haroutunian, Mette A Peters, Barbara K Lipska, Joseph D Buxbaum, Eric E Schadt, Keisuke Hirai, Kathryn Roeder, Kristen J Brennand, Nicholas Katsanis, Enrico Domenici, Bernie Devlin, and Pamela Sklar. Gene expression elucidates functional impact of polygenic risk for schizophrenia. </w:t>
      </w:r>
      <w:r>
        <w:rPr>
          <w:i/>
          <w:iCs/>
        </w:rPr>
        <w:t>Nature neuroscience</w:t>
      </w:r>
      <w:r>
        <w:rPr/>
        <w:t>, sep 2016.</w:t>
      </w:r>
    </w:p>
    <w:p>
      <w:pPr>
        <w:pStyle w:val="Bibitem"/>
        <w:widowControl/>
        <w:ind w:left="450" w:hanging="0"/>
        <w:rPr/>
      </w:pPr>
      <w:r>
        <w:rPr/>
        <w:t>[</w:t>
      </w:r>
      <w:bookmarkStart w:id="16" w:name="BIB_Gregg2010"/>
      <w:r>
        <w:rPr/>
        <w:t>6</w:t>
      </w:r>
      <w:bookmarkEnd w:id="16"/>
      <w:r>
        <w:rPr/>
        <w:t>]</w:t>
        <w:tab/>
        <w:t xml:space="preserve">Christopher Gregg, Jiangwen Zhang, James E. Butler, David Haig, and Catherine Dulac. Sex-Specific Parent-of-Origin Allelic Expression in the Mouse Brain. </w:t>
      </w:r>
      <w:r>
        <w:rPr>
          <w:i/>
          <w:iCs/>
        </w:rPr>
        <w:t>Science</w:t>
      </w:r>
      <w:r>
        <w:rPr/>
        <w:t>, 329(5992):682–685, aug 2010.</w:t>
      </w:r>
    </w:p>
    <w:p>
      <w:pPr>
        <w:pStyle w:val="Bibitem"/>
        <w:widowControl/>
        <w:ind w:left="450" w:hanging="0"/>
        <w:rPr/>
      </w:pPr>
      <w:r>
        <w:rPr/>
        <w:t>[</w:t>
      </w:r>
      <w:bookmarkStart w:id="17" w:name="BIB_Gregg2010a"/>
      <w:r>
        <w:rPr/>
        <w:t>7</w:t>
      </w:r>
      <w:bookmarkEnd w:id="17"/>
      <w:r>
        <w:rPr/>
        <w:t>]</w:t>
        <w:tab/>
        <w:t xml:space="preserve">Christopher Gregg, Jiangwen Zhang, Brandon Weissbourd, Shujun Luo, Gary P Schroth, David Haig, and Catherine Dulac. High-resolution analysis of parent-of-origin allelic expression in the mouse brain. </w:t>
      </w:r>
      <w:r>
        <w:rPr>
          <w:i/>
          <w:iCs/>
        </w:rPr>
        <w:t>Science (New York, N.Y.)</w:t>
      </w:r>
      <w:r>
        <w:rPr/>
        <w:t>, 329(5992):643–8, aug 2010.</w:t>
      </w:r>
    </w:p>
    <w:p>
      <w:pPr>
        <w:pStyle w:val="Bibitem"/>
        <w:widowControl/>
        <w:ind w:left="450" w:hanging="0"/>
        <w:rPr/>
      </w:pPr>
      <w:r>
        <w:rPr/>
        <w:t>[</w:t>
      </w:r>
      <w:bookmarkStart w:id="18" w:name="BIB_Isles2006"/>
      <w:r>
        <w:rPr/>
        <w:t>8</w:t>
      </w:r>
      <w:bookmarkEnd w:id="18"/>
      <w:r>
        <w:rPr/>
        <w:t>]</w:t>
        <w:tab/>
        <w:t xml:space="preserve">Anthony R Isles, William Davies, and Lawrence S Wilkinson. Genomic imprinting and the social brain. </w:t>
      </w:r>
      <w:r>
        <w:rPr>
          <w:i/>
          <w:iCs/>
        </w:rPr>
        <w:t>Philosophical transactions of the Royal Society of London. Series B, Biological sciences</w:t>
      </w:r>
      <w:r>
        <w:rPr/>
        <w:t>, 361(1476):2229–37, dec 2006.</w:t>
      </w:r>
    </w:p>
    <w:p>
      <w:pPr>
        <w:pStyle w:val="Bibitem"/>
        <w:widowControl/>
        <w:ind w:left="450" w:hanging="0"/>
        <w:rPr/>
      </w:pPr>
      <w:r>
        <w:rPr/>
        <w:t>[</w:t>
      </w:r>
      <w:bookmarkStart w:id="19" w:name="BIB_Noor2015"/>
      <w:r>
        <w:rPr/>
        <w:t>9</w:t>
      </w:r>
      <w:bookmarkEnd w:id="19"/>
      <w:r>
        <w:rPr/>
        <w:t>]</w:t>
        <w:tab/>
        <w:t>Abdul Noor, Lucie Dupuis, Kirti Mittal, Anath C. Lionel, Christian R. Marshall, Stephen W. Scherer, Tracy Stockley, John B. Vincent, Roberto Mendoza-Londono, and Dimitri J. Stavropoulos. 15q11.2 duplication encompassing only the UBE3a gene is associated with developmental delay and neuropsychiatric phenotypes. 36(7):689–693.</w:t>
      </w:r>
    </w:p>
    <w:p>
      <w:pPr>
        <w:pStyle w:val="Bibitem"/>
        <w:widowControl/>
        <w:ind w:left="450" w:hanging="0"/>
        <w:rPr/>
      </w:pPr>
      <w:r>
        <w:rPr/>
        <w:t>[</w:t>
      </w:r>
      <w:bookmarkStart w:id="20" w:name="BIB_Perez2015"/>
      <w:r>
        <w:rPr/>
        <w:t>10</w:t>
      </w:r>
      <w:bookmarkEnd w:id="20"/>
      <w:r>
        <w:rPr/>
        <w:t>]</w:t>
        <w:tab/>
        <w:t xml:space="preserve">Julio D Perez, Nimrod D Rubinstein, Daniel E Fernandez, Stephen W Santoro, Leigh A Needleman, Olivia Ho-Shing, John J Choi, Mariela Zirlinger, Shau-Kwaun Chen, Jun S Liu, and Catherine Dulac. Quantitative and functional interrogation of parent-of-origin allelic expression biases in the brain. </w:t>
      </w:r>
      <w:r>
        <w:rPr>
          <w:i/>
          <w:iCs/>
        </w:rPr>
        <w:t>eLife</w:t>
      </w:r>
      <w:r>
        <w:rPr/>
        <w:t>, 4:e07860, jan 2015.</w:t>
      </w:r>
    </w:p>
    <w:p>
      <w:pPr>
        <w:pStyle w:val="Bibitem"/>
        <w:widowControl/>
        <w:ind w:left="450" w:hanging="0"/>
        <w:rPr/>
      </w:pPr>
      <w:r>
        <w:rPr/>
        <w:t>[</w:t>
      </w:r>
      <w:bookmarkStart w:id="21" w:name="BIB_Rees2014"/>
      <w:r>
        <w:rPr/>
        <w:t>11</w:t>
      </w:r>
      <w:bookmarkEnd w:id="21"/>
      <w:r>
        <w:rPr/>
        <w:t>]</w:t>
        <w:tab/>
        <w:t xml:space="preserve">Elliott Rees, James T R Walters, Lyudmila Georgieva, Anthony R Isles, Kimberly D Chambert, Alexander L Richards, Gerwyn Mahoney-Davies, Sophie E Legge, Jennifer L Moran, Steven A McCarroll, Michael C O’Donovan, Michael J Owen, and George Kirov. Analysis of copy number variations at 15 schizophrenia-associated loci. </w:t>
      </w:r>
      <w:r>
        <w:rPr>
          <w:i/>
          <w:iCs/>
        </w:rPr>
        <w:t>The British journal of psychiatry : the journal of mental science</w:t>
      </w:r>
      <w:r>
        <w:rPr/>
        <w:t>, 204(2):108–14, feb 2014.</w:t>
      </w:r>
    </w:p>
    <w:p>
      <w:pPr>
        <w:pStyle w:val="Bibitem"/>
        <w:widowControl/>
        <w:ind w:left="450" w:hanging="0"/>
        <w:rPr/>
      </w:pPr>
      <w:r>
        <w:rPr/>
        <w:t>[</w:t>
      </w:r>
      <w:bookmarkStart w:id="22" w:name="BIB_Sullivan2012"/>
      <w:r>
        <w:rPr/>
        <w:t>12</w:t>
      </w:r>
      <w:bookmarkEnd w:id="22"/>
      <w:r>
        <w:rPr/>
        <w:t>]</w:t>
        <w:tab/>
        <w:t xml:space="preserve">Patrick F Sullivan, Mark J Daly, and Michael O’Donovan. Genetic architectures of psychiatric disorders: the emerging picture and its implications. </w:t>
      </w:r>
      <w:r>
        <w:rPr>
          <w:i/>
          <w:iCs/>
        </w:rPr>
        <w:t>Nature Reviews Genetics</w:t>
      </w:r>
      <w:r>
        <w:rPr/>
        <w:t>, 13(8):537–551, aug 2012.</w:t>
      </w:r>
    </w:p>
    <w:p>
      <w:pPr>
        <w:pStyle w:val="Bibitem"/>
        <w:widowControl/>
        <w:ind w:left="450" w:hanging="0"/>
        <w:rPr/>
      </w:pPr>
      <w:r>
        <w:rPr/>
        <w:t>[</w:t>
      </w:r>
      <w:bookmarkStart w:id="23" w:name="BIB_Ubeda2012"/>
      <w:r>
        <w:rPr/>
        <w:t>13</w:t>
      </w:r>
      <w:bookmarkEnd w:id="23"/>
      <w:r>
        <w:rPr/>
        <w:t>]</w:t>
        <w:tab/>
        <w:t xml:space="preserve">Francisco Ubeda and Andy Gardner. A model for genomic imprinting in the social brain: elders. </w:t>
      </w:r>
      <w:r>
        <w:rPr>
          <w:i/>
          <w:iCs/>
        </w:rPr>
        <w:t>Evolution; international journal of organic evolution</w:t>
      </w:r>
      <w:r>
        <w:rPr/>
        <w:t>, 66(5):1567–81, may 2012.</w:t>
      </w:r>
    </w:p>
    <w:p>
      <w:pPr>
        <w:pStyle w:val="Bibitem"/>
        <w:widowControl/>
        <w:ind w:left="450" w:hanging="0"/>
        <w:rPr/>
      </w:pPr>
      <w:r>
        <w:rPr/>
        <w:t>[</w:t>
      </w:r>
      <w:bookmarkStart w:id="24" w:name="BIB_Zheng2014"/>
      <w:r>
        <w:rPr/>
        <w:t>14</w:t>
      </w:r>
      <w:bookmarkEnd w:id="24"/>
      <w:r>
        <w:rPr/>
        <w:t>]</w:t>
        <w:tab/>
        <w:t xml:space="preserve">X Zheng, J Shen, C Cox, J C Wakefield, M G Ehm, M R Nelson, and B S Weir. HIBAG–HLA genotype imputation with attribute bagging. </w:t>
      </w:r>
      <w:r>
        <w:rPr>
          <w:i/>
          <w:iCs/>
        </w:rPr>
        <w:t>The Pharmacogenomics Journal</w:t>
      </w:r>
      <w:r>
        <w:rPr/>
        <w:t>, 14(2):192–200, apr 2014.</w:t>
      </w:r>
    </w:p>
    <w:p>
      <w:pPr>
        <w:pStyle w:val="Bibitem"/>
        <w:widowControl/>
        <w:ind w:left="450" w:hanging="0"/>
        <w:rPr/>
      </w:pPr>
      <w:r>
        <w:rPr/>
        <w:t>[</w:t>
      </w:r>
      <w:bookmarkStart w:id="25" w:name="BIB_Zwemer2012"/>
      <w:r>
        <w:rPr/>
        <w:t>15</w:t>
      </w:r>
      <w:bookmarkEnd w:id="25"/>
      <w:r>
        <w:rPr/>
        <w:t>]</w:t>
        <w:tab/>
        <w:t xml:space="preserve">Lillian M Zwemer, Alexander Zak, Benjamin R Thompson, Andrew Kirby, Mark J Daly, Andrew Chess, and Alexander A Gimelbrant. Autosomal monoallelic expression in the mouse. </w:t>
      </w:r>
      <w:r>
        <w:rPr>
          <w:i/>
          <w:iCs/>
        </w:rPr>
        <w:t>Genome Biology</w:t>
      </w:r>
      <w:r>
        <w:rPr/>
        <w:t>, 13(2):R10, feb 2012.</w:t>
      </w:r>
      <w:r>
        <w:br w:type="page"/>
      </w:r>
    </w:p>
    <w:p>
      <w:pPr>
        <w:pStyle w:val="Heading2"/>
        <w:widowControl/>
        <w:spacing w:before="300" w:after="120"/>
        <w:rPr/>
      </w:pPr>
      <w:r>
        <w:rPr/>
        <w:t>4  Acknowledgements</w:t>
      </w:r>
      <w:r>
        <w:br w:type="page"/>
      </w:r>
    </w:p>
    <w:p>
      <w:pPr>
        <w:pStyle w:val="Heading2"/>
        <w:widowControl/>
        <w:spacing w:before="300" w:after="120"/>
        <w:rPr/>
      </w:pPr>
      <w:r>
        <w:rPr/>
        <w:t>5  Author information</w:t>
      </w:r>
    </w:p>
    <w:p>
      <w:pPr>
        <w:pStyle w:val="Heading3"/>
        <w:widowControl/>
        <w:spacing w:before="180" w:after="120"/>
        <w:rPr/>
      </w:pPr>
      <w:r>
        <w:rPr/>
        <w:t>5.1  Affiliation</w:t>
      </w:r>
    </w:p>
    <w:p>
      <w:pPr>
        <w:pStyle w:val="Normal"/>
        <w:spacing w:before="60" w:after="0"/>
        <w:rPr/>
      </w:pPr>
      <w:r>
        <w:rPr/>
        <w:t>Attila Gulyás-Kovács</w:t>
      </w:r>
    </w:p>
    <w:p>
      <w:pPr>
        <w:pStyle w:val="Normal"/>
        <w:rPr/>
      </w:pPr>
      <w:r>
        <w:rPr/>
        <w:t>Ifat Keydar</w:t>
      </w:r>
    </w:p>
    <w:p>
      <w:pPr>
        <w:pStyle w:val="Normal"/>
        <w:rPr/>
      </w:pPr>
      <w:r>
        <w:rPr/>
        <w:t>...</w:t>
      </w:r>
    </w:p>
    <w:p>
      <w:pPr>
        <w:pStyle w:val="Normal"/>
        <w:rPr/>
      </w:pPr>
      <w:r>
        <w:rPr/>
        <w:t>Andrew Chess</w:t>
      </w:r>
    </w:p>
    <w:p>
      <w:pPr>
        <w:pStyle w:val="List"/>
        <w:spacing w:before="50" w:after="120"/>
        <w:ind w:left="600" w:hanging="300"/>
        <w:rPr/>
      </w:pPr>
      <w:r>
        <w:rPr>
          <w:b/>
          <w:bCs/>
        </w:rPr>
        <w:t>a</w:t>
      </w:r>
      <w:r>
        <w:rPr/>
        <w:t xml:space="preserve"> Department of Genetics and Genomic Sciences, Department of Developmental and Regenerative Biology, Icahn School of Medicine at Mount Sinai, New York, NY 10029-6574 </w:t>
      </w:r>
    </w:p>
    <w:p>
      <w:pPr>
        <w:pStyle w:val="List"/>
        <w:spacing w:before="50" w:after="120"/>
        <w:ind w:left="600" w:hanging="300"/>
        <w:rPr/>
      </w:pPr>
      <w:r>
        <w:rPr>
          <w:b/>
          <w:bCs/>
        </w:rPr>
        <w:t>b</w:t>
      </w:r>
      <w:r>
        <w:rPr/>
        <w:t xml:space="preserve"> current address: TODO </w:t>
      </w:r>
    </w:p>
    <w:p>
      <w:pPr>
        <w:pStyle w:val="List"/>
        <w:spacing w:before="50" w:after="120"/>
        <w:ind w:left="600" w:hanging="300"/>
        <w:rPr/>
      </w:pPr>
      <w:r>
        <w:rPr>
          <w:b/>
          <w:bCs/>
        </w:rPr>
        <w:t>c</w:t>
      </w:r>
      <w:r>
        <w:rPr/>
        <w:t xml:space="preserve"> Fishberg Department of Neuroscience, and Friedman Brain Institute, Icahn School of Medicine at Mount Sinai, New York, NY 10029-6574 </w:t>
      </w:r>
    </w:p>
    <w:p>
      <w:pPr>
        <w:pStyle w:val="Heading3"/>
        <w:widowControl/>
        <w:spacing w:before="180" w:after="120"/>
        <w:rPr/>
      </w:pPr>
      <w:r>
        <w:rPr/>
        <w:t>5.2  Contributions</w:t>
      </w:r>
    </w:p>
    <w:p>
      <w:pPr>
        <w:pStyle w:val="Heading3"/>
        <w:widowControl/>
        <w:spacing w:before="180" w:after="120"/>
        <w:rPr/>
      </w:pPr>
      <w:r>
        <w:rPr/>
        <w:t>5.3  Competing financial interests</w:t>
      </w:r>
    </w:p>
    <w:p>
      <w:pPr>
        <w:pStyle w:val="Normal"/>
        <w:spacing w:before="60" w:after="0"/>
        <w:rPr/>
      </w:pPr>
      <w:r>
        <w:rPr/>
        <w:t>None</w:t>
      </w:r>
    </w:p>
    <w:p>
      <w:pPr>
        <w:pStyle w:val="Heading3"/>
        <w:widowControl/>
        <w:spacing w:before="120" w:after="120"/>
        <w:rPr/>
      </w:pPr>
      <w:r>
        <w:rPr/>
        <w:t>5.4  Corresponding author</w:t>
      </w:r>
    </w:p>
    <w:p>
      <w:pPr>
        <w:pStyle w:val="Normal"/>
        <w:spacing w:before="60" w:after="0"/>
        <w:rPr/>
      </w:pPr>
      <w:r>
        <w:rPr/>
        <w:t>Andrew Chess</w:t>
      </w:r>
    </w:p>
    <w:p>
      <w:pPr>
        <w:pStyle w:val="Normal"/>
        <w:rPr/>
      </w:pPr>
      <w:r>
        <w:rPr/>
        <w:t>email: andrew.chess@mssm.edu</w:t>
      </w:r>
      <w:r>
        <w:br w:type="page"/>
      </w:r>
    </w:p>
    <w:p>
      <w:pPr>
        <w:pStyle w:val="Heading2"/>
        <w:widowControl/>
        <w:rPr/>
      </w:pPr>
      <w:r>
        <w:rPr/>
        <w:t>6  Figures with legends</w:t>
      </w:r>
    </w:p>
    <w:p>
      <w:pPr>
        <w:pStyle w:val="Figure"/>
        <w:spacing w:before="300" w:after="0"/>
        <w:rPr/>
      </w:pPr>
      <w:r>
        <w:rPr/>
        <w:t xml:space="preserve"> </w:t>
      </w:r>
    </w:p>
    <w:p>
      <w:pPr>
        <w:pStyle w:val="Centerpar"/>
        <w:rPr/>
      </w:pPr>
      <w:r>
        <w:rPr/>
        <w:drawing>
          <wp:inline distT="0" distB="0" distL="0" distR="0">
            <wp:extent cx="4351655" cy="19558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4351655" cy="1955800"/>
                    </a:xfrm>
                    <a:prstGeom prst="rect">
                      <a:avLst/>
                    </a:prstGeom>
                  </pic:spPr>
                </pic:pic>
              </a:graphicData>
            </a:graphic>
          </wp:inline>
        </w:drawing>
      </w:r>
      <w:r>
        <w:rPr/>
        <w:t xml:space="preserve"> </w:t>
      </w:r>
    </w:p>
    <w:p>
      <w:pPr>
        <w:pStyle w:val="Caption1"/>
        <w:rPr/>
      </w:pPr>
      <w:r>
        <w:rPr/>
        <w:t xml:space="preserve">Figure </w:t>
      </w:r>
      <w:bookmarkStart w:id="26" w:name="BMfig_study_design"/>
      <w:r>
        <w:rPr/>
        <w:t>1</w:t>
      </w:r>
      <w:bookmarkEnd w:id="26"/>
      <w:r>
        <w:rPr/>
        <w:t xml:space="preserve">: Quantifying allelic bias of expression in human individuals using the RNA-seq read count ratio statistic . The strength of bias towards the expression of the maternal (red) or paternal (blue) allele of a given gene </w:t>
      </w:r>
      <w:r>
        <w:rPr>
          <w:i/>
          <w:iCs/>
        </w:rPr>
        <w:t>g</w:t>
      </w:r>
      <w:r>
        <w:rPr/>
        <w:t xml:space="preserve"> in individual </w:t>
      </w:r>
      <w:r>
        <w:rPr>
          <w:i/>
          <w:iCs/>
        </w:rPr>
        <w:t>i</w:t>
      </w:r>
      <w:r>
        <w:rPr/>
        <w:t xml:space="preserve"> is gauged with the count of RNA-seq reads carrying the reference allele (small closed circles) and the count of reads carrying an alternative allele (open squares) at all SNPs for which the individual is heterozygous. The allele with the </w:t>
      </w:r>
      <w:r>
        <w:rPr>
          <w:i/>
          <w:iCs/>
        </w:rPr>
        <w:t>higher read count</w:t>
      </w:r>
      <w:r>
        <w:rPr/>
        <w:t xml:space="preserve"> tends to match the allele with the higher expression but measurement errors may occasionally revert this tendency as seen for SNP  in gene  in individual . </w:t>
      </w:r>
      <w:r>
        <w:fldChar w:fldCharType="begin"/>
      </w:r>
      <w:r>
        <w:instrText> TC "1 Quantifying allelic bias of expression in human individuals using the RNA-seq read count ratio statistic . The strength of bias towards the expression of the maternal (red) or paternal (blue) allele of a given gene g in individual i is gauged with the count of RNA-seq reads carrying the reference allele (small closed circles) and the count of reads carrying an alternative allele (open squares) at all SNPs for which the individual is heterozygous. The allele with the higher read count tends to match the allele with the higher expression but measurement errors may occasionally revert this tendency as seen for SNP  in gene  in individual . " \l 1 </w:instrText>
      </w:r>
      <w:r>
        <w:fldChar w:fldCharType="separate"/>
      </w:r>
      <w:r>
        <w:rPr/>
      </w:r>
      <w:r>
        <w:fldChar w:fldCharType="end"/>
      </w:r>
    </w:p>
    <w:p>
      <w:pPr>
        <w:pStyle w:val="Figure"/>
        <w:spacing w:before="480" w:after="0"/>
        <w:ind w:firstLine="300"/>
        <w:rPr/>
      </w:pPr>
      <w:r>
        <w:rPr/>
        <w:t xml:space="preserve"> </w:t>
      </w:r>
    </w:p>
    <w:p>
      <w:pPr>
        <w:pStyle w:val="Centerpar"/>
        <w:rPr/>
      </w:pPr>
      <w:r>
        <w:rPr/>
        <w:drawing>
          <wp:inline distT="0" distB="8255" distL="0" distR="0">
            <wp:extent cx="3843655" cy="575754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3843655" cy="5757545"/>
                    </a:xfrm>
                    <a:prstGeom prst="rect">
                      <a:avLst/>
                    </a:prstGeom>
                  </pic:spPr>
                </pic:pic>
              </a:graphicData>
            </a:graphic>
          </wp:inline>
        </w:drawing>
      </w:r>
      <w:r>
        <w:rPr/>
        <w:t xml:space="preserve"> </w:t>
      </w:r>
    </w:p>
    <w:p>
      <w:pPr>
        <w:pStyle w:val="Caption1"/>
        <w:rPr/>
      </w:pPr>
      <w:r>
        <w:rPr/>
        <w:t xml:space="preserve">Figure </w:t>
      </w:r>
      <w:bookmarkStart w:id="27" w:name="BMfig_ranking_genes"/>
      <w:r>
        <w:rPr/>
        <w:t>2</w:t>
      </w:r>
      <w:bookmarkEnd w:id="27"/>
      <w:r>
        <w:rPr/>
        <w:t xml:space="preserve">: Across-individuals distribution of read count ratio </w:t>
      </w:r>
      <w:r>
        <w:rPr>
          <w:i/>
          <w:iCs/>
        </w:rPr>
        <w:t>S</w:t>
      </w:r>
      <w:r>
        <w:rPr/>
        <w:t xml:space="preserve"> for each gene indicates substantial variation of allelic bias and that &lt;1% of all genes are imprinted. The vertically arranged five main panels present the empirical distribution of  across all individuals given each gene </w:t>
      </w:r>
      <w:r>
        <w:rPr>
          <w:i/>
          <w:iCs/>
        </w:rPr>
        <w:t>g</w:t>
      </w:r>
      <w:r>
        <w:rPr/>
        <w:t xml:space="preserve">. The </w:t>
      </w:r>
      <w:r>
        <w:rPr>
          <w:i/>
          <w:iCs/>
        </w:rPr>
        <w:t>upper three panels</w:t>
      </w:r>
      <w:r>
        <w:rPr/>
        <w:t xml:space="preserve"> are distinct representations (density plot, survival plot: 1−</w:t>
      </w:r>
      <w:r>
        <w:rPr>
          <w:i/>
          <w:iCs/>
        </w:rPr>
        <w:t>ECDF</w:t>
      </w:r>
      <w:r>
        <w:rPr/>
        <w:t>, and “survival heatmap”) of the same three distributions: two for PEG10 and ZNF331, previously found to be imprinted in mice or in other human tissues, and one for AFAP1, a gene without prior evidence. Note the color scale in the survival plot (</w:t>
      </w:r>
      <w:r>
        <w:rPr>
          <w:i/>
          <w:iCs/>
        </w:rPr>
        <w:t>second panel from top</w:t>
      </w:r>
      <w:r>
        <w:rPr/>
        <w:t>) for the heatmaps (</w:t>
      </w:r>
      <w:r>
        <w:rPr>
          <w:i/>
          <w:iCs/>
        </w:rPr>
        <w:t>third, fourth and fifth main panels from top</w:t>
      </w:r>
      <w:r>
        <w:rPr/>
        <w:t>). The bottom two survival heatmaps present the distribution of  for the top 2% and 100% of the 5307 analyzed genes. These are ranked according to gene score defined as 1−</w:t>
      </w:r>
      <w:r>
        <w:rPr>
          <w:i/>
          <w:iCs/>
        </w:rPr>
        <w:t>ECDF</w:t>
      </w:r>
      <w:r>
        <w:rPr/>
        <w:t xml:space="preserve">(0.9) in the </w:t>
      </w:r>
      <w:r>
        <w:rPr>
          <w:i/>
          <w:iCs/>
        </w:rPr>
        <w:t>bottom far right panels</w:t>
      </w:r>
      <w:r>
        <w:rPr/>
        <w:t xml:space="preserve">. The score of PEG10, ZNF331, and AFAP1 is marked by </w:t>
      </w:r>
      <w:r>
        <w:rPr>
          <w:i/>
          <w:iCs/>
        </w:rPr>
        <w:t>a</w:t>
      </w:r>
      <w:r>
        <w:rPr/>
        <w:t>,</w:t>
      </w:r>
      <w:r>
        <w:rPr>
          <w:i/>
          <w:iCs/>
        </w:rPr>
        <w:t>b</w:t>
      </w:r>
      <w:r>
        <w:rPr/>
        <w:t>,</w:t>
      </w:r>
      <w:r>
        <w:rPr>
          <w:i/>
          <w:iCs/>
        </w:rPr>
        <w:t>c</w:t>
      </w:r>
      <w:r>
        <w:rPr/>
        <w:t xml:space="preserve">, respectively, in green circles. As expected, PEG10 and ZNF331 both score high and rank within the top 30 of all genes suggesting they are also imprinted in the present context, the adult human DLFPC. The bottom panels also indicate that &lt;1% of all genes might be imprinted. </w:t>
      </w:r>
      <w:r>
        <w:fldChar w:fldCharType="begin"/>
      </w:r>
      <w:r>
        <w:instrText> TC "2 Across-individuals distribution of read count ratio S for each gene indicates substantial variation of allelic bias and that &lt;1% of all genes are imprinted. The vertically arranged five main panels present the empirical distribution of  across all individuals given each gene g. The upper three panels are distinct representations (density plot, survival plot: 1−ECDF, and “survival heatmap”) of the same three distributions: two for PEG10 and ZNF331, previously found to be imprinted in mice or in other human tissues, and one for AFAP1, a gene without prior evidence. Note the color scale in the survival plot (second panel from top) for the heatmaps (third, fourth and fifth main panels from top). The bottom two survival heatmaps present the distribution of  for the top 2% and 100% of the 5307 analyzed genes. These are ranked according to gene score defined as 1−ECDF(0.9) in the bottom far right panels. The score of PEG10, ZNF331, and AFAP1 is marked by a,b,c, respectively, in green circles. As expected, PEG10 and ZNF331 both score high and rank within the top 30 of all genes suggesting they are also imprinted in the present context, the adult human DLFPC. The bottom panels also indicate that &lt;1% of all genes might be imprinted. " \l 1 </w:instrText>
      </w:r>
      <w:r>
        <w:fldChar w:fldCharType="separate"/>
      </w:r>
      <w:r>
        <w:rPr/>
      </w:r>
      <w:r>
        <w:fldChar w:fldCharType="end"/>
      </w:r>
    </w:p>
    <w:p>
      <w:pPr>
        <w:pStyle w:val="Figure"/>
        <w:spacing w:before="480" w:after="0"/>
        <w:ind w:firstLine="300"/>
        <w:rPr/>
      </w:pPr>
      <w:r>
        <w:rPr/>
        <w:t xml:space="preserve"> </w:t>
      </w:r>
    </w:p>
    <w:p>
      <w:pPr>
        <w:pStyle w:val="Centerpar"/>
        <w:rPr/>
      </w:pPr>
      <w:r>
        <w:rPr/>
        <w:drawing>
          <wp:inline distT="0" distB="0" distL="0" distR="0">
            <wp:extent cx="1922145" cy="384365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1922145" cy="3843655"/>
                    </a:xfrm>
                    <a:prstGeom prst="rect">
                      <a:avLst/>
                    </a:prstGeom>
                  </pic:spPr>
                </pic:pic>
              </a:graphicData>
            </a:graphic>
          </wp:inline>
        </w:drawing>
      </w:r>
      <w:r>
        <w:rPr/>
        <w:t xml:space="preserve"> </w:t>
      </w:r>
    </w:p>
    <w:p>
      <w:pPr>
        <w:pStyle w:val="Caption1"/>
        <w:rPr/>
      </w:pPr>
      <w:r>
        <w:rPr/>
        <w:t xml:space="preserve">Figure </w:t>
      </w:r>
      <w:bookmarkStart w:id="28" w:name="BMfig_top_genes"/>
      <w:r>
        <w:rPr/>
        <w:t>3</w:t>
      </w:r>
      <w:bookmarkEnd w:id="28"/>
      <w:r>
        <w:rPr/>
        <w:t xml:space="preserve">:  The top 50 genes ranked by the gene score. The score of gene </w:t>
      </w:r>
      <w:r>
        <w:rPr>
          <w:i/>
          <w:iCs/>
        </w:rPr>
        <w:t>g</w:t>
      </w:r>
      <w:r>
        <w:rPr/>
        <w:t xml:space="preserve"> is , the fraction of individuals </w:t>
      </w:r>
      <w:r>
        <w:rPr>
          <w:i/>
          <w:iCs/>
        </w:rPr>
        <w:t>i</w:t>
      </w:r>
      <w:r>
        <w:rPr/>
        <w:t xml:space="preserve"> for which  and is indicated by the length of dark blue, dark green or dark red bars. Note that the same ranking and score is shown in the bottom half of Fig. </w:t>
      </w:r>
      <w:r>
        <w:rPr/>
        <w:fldChar w:fldCharType="begin"/>
      </w:r>
      <w:r>
        <w:instrText> REF BMfig_ranking_genes \h </w:instrText>
      </w:r>
      <w:r>
        <w:fldChar w:fldCharType="separate"/>
      </w:r>
      <w:r>
        <w:t>2</w:t>
      </w:r>
      <w:r>
        <w:fldChar w:fldCharType="end"/>
      </w:r>
      <w:r>
        <w:rPr/>
        <w:t>. The right border of the light blue, light green and light red bars is at . The black bars indicate the fraction of individuals with nearly unbiased expression (Eq. </w:t>
      </w:r>
      <w:r>
        <w:rPr/>
        <w:fldChar w:fldCharType="begin"/>
      </w:r>
      <w:r>
        <w:instrText> REF BMeq_unbiased_test \h </w:instrText>
      </w:r>
      <w:r>
        <w:fldChar w:fldCharType="separate"/>
      </w:r>
      <w:r>
        <w:t>2</w:t>
      </w:r>
      <w:r>
        <w:fldChar w:fldCharType="end"/>
      </w:r>
      <w:r>
        <w:rPr/>
        <w:t xml:space="preserve">). “X” characters next to gene names indicate mapping bias and/or cis-eQTL effects based on the reference/non-reference allele test (Methods) while “0” indicates that total allele count was insufficient for this test. </w:t>
      </w:r>
      <w:r>
        <w:rPr/>
        <w:fldChar w:fldCharType="begin"/>
      </w:r>
      <w:r>
        <w:instrText> REF BMfig_ranking_genes \h </w:instrText>
      </w:r>
      <w:r>
        <w:fldChar w:fldCharType="separate"/>
      </w:r>
      <w:r>
        <w:t>2</w:t>
      </w:r>
      <w:r>
        <w:fldChar w:fldCharType="end"/>
      </w:r>
      <w:r>
        <w:rPr/>
        <w:fldChar w:fldCharType="begin"/>
      </w:r>
      <w:r>
        <w:instrText> REF BMeq_unbiased_test \h </w:instrText>
      </w:r>
      <w:r>
        <w:fldChar w:fldCharType="separate"/>
      </w:r>
      <w:r>
        <w:t>2</w:t>
      </w:r>
      <w:r>
        <w:fldChar w:fldCharType="end"/>
      </w:r>
      <w:r>
        <w:fldChar w:fldCharType="begin"/>
      </w:r>
      <w:r>
        <w:instrText> TC "3  The top 50 genes ranked by the gene score. The score of gene g is , the fraction of individuals i for which  and is indicated by the length of dark blue, dark green or dark red bars. Note that the same ranking and score is shown in the bottom half of Fig. . The right border of the light blue, light green and light red bars is at . The black bars indicate the fraction of individuals with nearly unbiased expression (Eq. ). “X” characters next to gene names indicate mapping bias and/or cis-eQTL effects based on the reference/non-reference allele test (Methods) while “0” indicates that total allele count was insufficient for this test. " \l 1 </w:instrText>
      </w:r>
      <w:r>
        <w:fldChar w:fldCharType="separate"/>
      </w:r>
      <w:r>
        <w:rPr/>
      </w:r>
      <w:r>
        <w:fldChar w:fldCharType="end"/>
      </w:r>
    </w:p>
    <w:p>
      <w:pPr>
        <w:pStyle w:val="Figure"/>
        <w:spacing w:before="480" w:after="0"/>
        <w:ind w:firstLine="300"/>
        <w:rPr/>
      </w:pPr>
      <w:r>
        <w:rPr/>
        <w:t xml:space="preserve"> </w:t>
      </w:r>
    </w:p>
    <w:p>
      <w:pPr>
        <w:pStyle w:val="Centerpar"/>
        <w:rPr/>
      </w:pPr>
      <w:r>
        <w:rPr/>
        <w:drawing>
          <wp:inline distT="0" distB="0" distL="0" distR="0">
            <wp:extent cx="3843655" cy="384365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3843655" cy="3843655"/>
                    </a:xfrm>
                    <a:prstGeom prst="rect">
                      <a:avLst/>
                    </a:prstGeom>
                  </pic:spPr>
                </pic:pic>
              </a:graphicData>
            </a:graphic>
          </wp:inline>
        </w:drawing>
      </w:r>
      <w:r>
        <w:rPr/>
        <w:t xml:space="preserve"> </w:t>
      </w:r>
    </w:p>
    <w:p>
      <w:pPr>
        <w:pStyle w:val="Caption1"/>
        <w:rPr/>
      </w:pPr>
      <w:r>
        <w:rPr/>
        <w:t xml:space="preserve">Figure </w:t>
      </w:r>
      <w:bookmarkStart w:id="29" w:name="BMfig_S_Dx"/>
      <w:r>
        <w:rPr/>
        <w:t>4</w:t>
      </w:r>
      <w:bookmarkEnd w:id="29"/>
      <w:r>
        <w:rPr/>
        <w:t xml:space="preserve">:  Schizophrenia does not affect allelic bias of imprinted genes. Distribution of read count ratio for Control, schizophrenic (SCZ), and affectic spectrum (AFF) individuals within each gene that has been considered as imprinted in the DLPFC brain area in this study. </w:t>
      </w:r>
      <w:r>
        <w:fldChar w:fldCharType="begin"/>
      </w:r>
      <w:r>
        <w:instrText> TC "4  Schizophrenia does not affect allelic bias of imprinted genes. Distribution of read count ratio for Control, schizophrenic (SCZ), and affectic spectrum (AFF) individuals within each gene that has been considered as imprinted in the DLPFC brain area in this study. " \l 1 </w:instrText>
      </w:r>
      <w:r>
        <w:fldChar w:fldCharType="separate"/>
      </w:r>
      <w:r>
        <w:rPr/>
      </w:r>
      <w:r>
        <w:fldChar w:fldCharType="end"/>
      </w:r>
    </w:p>
    <w:p>
      <w:pPr>
        <w:pStyle w:val="Figure"/>
        <w:spacing w:before="480" w:after="0"/>
        <w:ind w:firstLine="300"/>
        <w:rPr/>
      </w:pPr>
      <w:r>
        <w:rPr/>
        <w:t xml:space="preserve"> </w:t>
      </w:r>
    </w:p>
    <w:p>
      <w:pPr>
        <w:pStyle w:val="Centerpar"/>
        <w:rPr/>
      </w:pPr>
      <w:r>
        <w:rPr/>
        <w:drawing>
          <wp:inline distT="0" distB="0" distL="0" distR="0">
            <wp:extent cx="3843655" cy="384365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3843655" cy="3843655"/>
                    </a:xfrm>
                    <a:prstGeom prst="rect">
                      <a:avLst/>
                    </a:prstGeom>
                  </pic:spPr>
                </pic:pic>
              </a:graphicData>
            </a:graphic>
          </wp:inline>
        </w:drawing>
      </w:r>
      <w:r>
        <w:rPr/>
        <w:t xml:space="preserve"> </w:t>
      </w:r>
    </w:p>
    <w:p>
      <w:pPr>
        <w:pStyle w:val="Caption1"/>
        <w:rPr/>
      </w:pPr>
      <w:r>
        <w:rPr/>
        <w:t xml:space="preserve">Figure </w:t>
      </w:r>
      <w:bookmarkStart w:id="30" w:name="BMfig_S_age"/>
      <w:r>
        <w:rPr/>
        <w:t>5</w:t>
      </w:r>
      <w:bookmarkEnd w:id="30"/>
      <w:r>
        <w:rPr/>
        <w:t>:  Allelic bias depends differentially on age across imprinted genes. The panels and colors are consistent with the imprinted genes and psychiatric diagnoses presented in Fig. </w:t>
      </w:r>
      <w:r>
        <w:rPr/>
        <w:fldChar w:fldCharType="begin"/>
      </w:r>
      <w:r>
        <w:instrText> REF BMfig_S_Dx \h </w:instrText>
      </w:r>
      <w:r>
        <w:fldChar w:fldCharType="separate"/>
      </w:r>
      <w:r>
        <w:t>4</w:t>
      </w:r>
      <w:r>
        <w:fldChar w:fldCharType="end"/>
      </w:r>
      <w:r>
        <w:rPr/>
        <w:t xml:space="preserve">. The differential dependence on age is apparent when comparing PEG3 or ZNF331 (negative dependence) to KCNK9 or RP13-487P22.1 (positive dependence) or to NDN or NLRP2 (no dependence). </w:t>
      </w:r>
      <w:r>
        <w:rPr/>
        <w:fldChar w:fldCharType="begin"/>
      </w:r>
      <w:r>
        <w:instrText> REF BMfig_S_Dx \h </w:instrText>
      </w:r>
      <w:r>
        <w:fldChar w:fldCharType="separate"/>
      </w:r>
      <w:r>
        <w:t>4</w:t>
      </w:r>
      <w:r>
        <w:fldChar w:fldCharType="end"/>
      </w:r>
      <w:r>
        <w:fldChar w:fldCharType="begin"/>
      </w:r>
      <w:r>
        <w:instrText> TC "5  Allelic bias depends differentially on age across imprinted genes. The panels and colors are consistent with the imprinted genes and psychiatric diagnoses presented in Fig. . The differential dependence on age is apparent when comparing PEG3 or ZNF331 (negative dependence) to KCNK9 or RP13-487P22.1 (positive dependence) or to NDN or NLRP2 (no dependence). " \l 1 </w:instrText>
      </w:r>
      <w:r>
        <w:fldChar w:fldCharType="separate"/>
      </w:r>
      <w:r>
        <w:rPr/>
      </w:r>
      <w:r>
        <w:fldChar w:fldCharType="end"/>
      </w:r>
      <w:r>
        <w:br w:type="page"/>
      </w:r>
    </w:p>
    <w:p>
      <w:pPr>
        <w:pStyle w:val="Heading2"/>
        <w:widowControl/>
        <w:spacing w:before="480" w:after="120"/>
        <w:rPr/>
      </w:pPr>
      <w:r>
        <w:rPr/>
        <w:t>7  Tables with legends</w:t>
      </w:r>
    </w:p>
    <w:p>
      <w:pPr>
        <w:pStyle w:val="Table"/>
        <w:spacing w:before="300" w:after="0"/>
        <w:rPr/>
      </w:pPr>
      <w:r>
        <w:rPr/>
        <w:t xml:space="preserve"> </w:t>
      </w:r>
    </w:p>
    <w:p>
      <w:pPr>
        <w:pStyle w:val="Table"/>
        <w:rPr/>
      </w:pPr>
      <w:r>
        <w:rPr/>
      </w:r>
    </w:p>
    <w:tbl>
      <w:tblPr>
        <w:tblW w:w="6899" w:type="dxa"/>
        <w:jc w:val="left"/>
        <w:tblInd w:w="0" w:type="dxa"/>
        <w:tblBorders>
          <w:bottom w:val="single" w:sz="6" w:space="0" w:color="00000A"/>
          <w:insideH w:val="single" w:sz="6" w:space="0" w:color="00000A"/>
        </w:tblBorders>
        <w:tblCellMar>
          <w:top w:w="0" w:type="dxa"/>
          <w:left w:w="0" w:type="dxa"/>
          <w:bottom w:w="0" w:type="dxa"/>
          <w:right w:w="0" w:type="dxa"/>
        </w:tblCellMar>
        <w:tblLook w:val="0000" w:noVBand="0" w:noHBand="0" w:lastColumn="0" w:firstColumn="0" w:lastRow="0" w:firstRow="0"/>
      </w:tblPr>
      <w:tblGrid>
        <w:gridCol w:w="2353"/>
        <w:gridCol w:w="2512"/>
        <w:gridCol w:w="781"/>
        <w:gridCol w:w="1252"/>
      </w:tblGrid>
      <w:tr>
        <w:trPr/>
        <w:tc>
          <w:tcPr>
            <w:tcW w:w="2353" w:type="dxa"/>
            <w:tcBorders>
              <w:bottom w:val="single" w:sz="6" w:space="0" w:color="00000A"/>
              <w:insideH w:val="single" w:sz="6" w:space="0" w:color="00000A"/>
            </w:tcBorders>
            <w:shd w:fill="auto" w:val="clear"/>
          </w:tcPr>
          <w:p>
            <w:pPr>
              <w:pStyle w:val="Normal"/>
              <w:jc w:val="right"/>
              <w:rPr/>
            </w:pPr>
            <w:r>
              <w:rPr/>
              <w:t>predictor term</w:t>
            </w:r>
          </w:p>
        </w:tc>
        <w:tc>
          <w:tcPr>
            <w:tcW w:w="2512" w:type="dxa"/>
            <w:tcBorders>
              <w:bottom w:val="single" w:sz="6" w:space="0" w:color="00000A"/>
              <w:insideH w:val="single" w:sz="6" w:space="0" w:color="00000A"/>
            </w:tcBorders>
            <w:shd w:fill="auto" w:val="clear"/>
          </w:tcPr>
          <w:p>
            <w:pPr>
              <w:pStyle w:val="Normal"/>
              <w:jc w:val="left"/>
              <w:rPr/>
            </w:pPr>
            <w:r>
              <w:rPr/>
              <w:t>interpretation</w:t>
            </w:r>
          </w:p>
        </w:tc>
        <w:tc>
          <w:tcPr>
            <w:tcW w:w="781" w:type="dxa"/>
            <w:tcBorders>
              <w:bottom w:val="single" w:sz="6" w:space="0" w:color="00000A"/>
              <w:insideH w:val="single" w:sz="6" w:space="0" w:color="00000A"/>
            </w:tcBorders>
            <w:shd w:fill="auto" w:val="clear"/>
          </w:tcPr>
          <w:p>
            <w:pPr>
              <w:pStyle w:val="Normal"/>
              <w:jc w:val="right"/>
              <w:rPr/>
            </w:pPr>
            <w:r>
              <w:rPr/>
              <w:t>ΔAIC</w:t>
            </w:r>
          </w:p>
        </w:tc>
        <w:tc>
          <w:tcPr>
            <w:tcW w:w="1252" w:type="dxa"/>
            <w:tcBorders>
              <w:bottom w:val="single" w:sz="6" w:space="0" w:color="00000A"/>
              <w:insideH w:val="single" w:sz="6" w:space="0" w:color="00000A"/>
            </w:tcBorders>
            <w:shd w:fill="auto" w:val="clear"/>
          </w:tcPr>
          <w:p>
            <w:pPr>
              <w:pStyle w:val="Normal"/>
              <w:jc w:val="center"/>
              <w:rPr/>
            </w:pPr>
            <w:r>
              <w:rPr/>
              <w:t>p-value</w:t>
            </w:r>
          </w:p>
        </w:tc>
      </w:tr>
      <w:tr>
        <w:trPr/>
        <w:tc>
          <w:tcPr>
            <w:tcW w:w="2353" w:type="dxa"/>
            <w:tcBorders/>
            <w:shd w:fill="auto" w:val="clear"/>
          </w:tcPr>
          <w:p>
            <w:pPr>
              <w:pStyle w:val="Normal"/>
              <w:jc w:val="right"/>
              <w:rPr/>
            </w:pPr>
            <w:r>
              <w:rPr/>
              <w:t xml:space="preserve"> </w:t>
            </w:r>
            <w:r>
              <w:rPr/>
              <w:t>(1</w:t>
            </w:r>
            <w:r>
              <w:rPr>
                <w:w w:val="50"/>
              </w:rPr>
              <w:t> </w:t>
            </w:r>
            <w:r>
              <w:rPr/>
              <w:t>|</w:t>
            </w:r>
            <w:r>
              <w:rPr>
                <w:w w:val="50"/>
              </w:rPr>
              <w:t> </w:t>
            </w:r>
            <w:r>
              <w:rPr>
                <w:i/>
                <w:iCs/>
              </w:rPr>
              <w:t>Gene</w:t>
            </w:r>
            <w:r>
              <w:rPr/>
              <w:t>)</w:t>
            </w:r>
          </w:p>
        </w:tc>
        <w:tc>
          <w:tcPr>
            <w:tcW w:w="2512" w:type="dxa"/>
            <w:tcBorders/>
            <w:shd w:fill="auto" w:val="clear"/>
          </w:tcPr>
          <w:p>
            <w:pPr>
              <w:pStyle w:val="Normal"/>
              <w:jc w:val="left"/>
              <w:rPr/>
            </w:pPr>
            <w:r>
              <w:rPr/>
              <w:t>variability among genes</w:t>
            </w:r>
          </w:p>
        </w:tc>
        <w:tc>
          <w:tcPr>
            <w:tcW w:w="781" w:type="dxa"/>
            <w:tcBorders/>
            <w:shd w:fill="auto" w:val="clear"/>
          </w:tcPr>
          <w:p>
            <w:pPr>
              <w:pStyle w:val="Normal"/>
              <w:jc w:val="right"/>
              <w:rPr/>
            </w:pPr>
            <w:r>
              <w:rPr/>
              <w:t>−</w:t>
            </w:r>
            <w:r>
              <w:rPr/>
              <w:t>126.8</w:t>
            </w:r>
          </w:p>
        </w:tc>
        <w:tc>
          <w:tcPr>
            <w:tcW w:w="1252" w:type="dxa"/>
            <w:tcBorders/>
            <w:shd w:fill="auto" w:val="clear"/>
          </w:tcPr>
          <w:p>
            <w:pPr>
              <w:pStyle w:val="Normal"/>
              <w:jc w:val="center"/>
              <w:rPr/>
            </w:pPr>
            <w:r>
              <w:rPr/>
            </w:r>
          </w:p>
        </w:tc>
      </w:tr>
      <w:tr>
        <w:trPr/>
        <w:tc>
          <w:tcPr>
            <w:tcW w:w="2353" w:type="dxa"/>
            <w:tcBorders/>
            <w:shd w:fill="auto" w:val="clear"/>
          </w:tcPr>
          <w:p>
            <w:pPr>
              <w:pStyle w:val="Normal"/>
              <w:jc w:val="right"/>
              <w:rPr/>
            </w:pPr>
            <w:r>
              <w:rPr/>
              <w:t>(1</w:t>
            </w:r>
            <w:r>
              <w:rPr>
                <w:w w:val="50"/>
              </w:rPr>
              <w:t> </w:t>
            </w:r>
            <w:r>
              <w:rPr/>
              <w:t>|</w:t>
            </w:r>
            <w:r>
              <w:rPr>
                <w:w w:val="50"/>
              </w:rPr>
              <w:t> </w:t>
            </w:r>
            <w:r>
              <w:rPr>
                <w:i/>
                <w:iCs/>
              </w:rPr>
              <w:t>Dx</w:t>
            </w:r>
            <w:r>
              <w:rPr/>
              <w:t>)</w:t>
            </w:r>
          </w:p>
        </w:tc>
        <w:tc>
          <w:tcPr>
            <w:tcW w:w="2512" w:type="dxa"/>
            <w:tcBorders/>
            <w:shd w:fill="auto" w:val="clear"/>
          </w:tcPr>
          <w:p>
            <w:pPr>
              <w:pStyle w:val="Normal"/>
              <w:jc w:val="left"/>
              <w:rPr/>
            </w:pPr>
            <w:r>
              <w:rPr/>
              <w:t>variability among Control, SCZ, AFF</w:t>
            </w:r>
          </w:p>
        </w:tc>
        <w:tc>
          <w:tcPr>
            <w:tcW w:w="781" w:type="dxa"/>
            <w:tcBorders/>
            <w:shd w:fill="auto" w:val="clear"/>
          </w:tcPr>
          <w:p>
            <w:pPr>
              <w:pStyle w:val="Normal"/>
              <w:jc w:val="right"/>
              <w:rPr/>
            </w:pPr>
            <w:r>
              <w:rPr/>
              <w:t>2.0</w:t>
            </w:r>
          </w:p>
        </w:tc>
        <w:tc>
          <w:tcPr>
            <w:tcW w:w="1252" w:type="dxa"/>
            <w:tcBorders/>
            <w:shd w:fill="auto" w:val="clear"/>
          </w:tcPr>
          <w:p>
            <w:pPr>
              <w:pStyle w:val="Normal"/>
              <w:jc w:val="center"/>
              <w:rPr/>
            </w:pPr>
            <w:r>
              <w:rPr/>
              <w:t>1.0</w:t>
            </w:r>
          </w:p>
        </w:tc>
      </w:tr>
      <w:tr>
        <w:trPr/>
        <w:tc>
          <w:tcPr>
            <w:tcW w:w="2353" w:type="dxa"/>
            <w:tcBorders/>
            <w:shd w:fill="auto" w:val="clear"/>
          </w:tcPr>
          <w:p>
            <w:pPr>
              <w:pStyle w:val="Normal"/>
              <w:jc w:val="right"/>
              <w:rPr/>
            </w:pPr>
            <w:r>
              <w:rPr/>
              <w:t>(1</w:t>
            </w:r>
            <w:r>
              <w:rPr>
                <w:w w:val="50"/>
              </w:rPr>
              <w:t> </w:t>
            </w:r>
            <w:r>
              <w:rPr/>
              <w:t>|</w:t>
            </w:r>
            <w:r>
              <w:rPr>
                <w:w w:val="50"/>
              </w:rPr>
              <w:t> </w:t>
            </w:r>
            <w:r>
              <w:rPr>
                <w:i/>
                <w:iCs/>
              </w:rPr>
              <w:t>Dx</w:t>
            </w:r>
            <w:r>
              <w:rPr/>
              <w:t>:</w:t>
            </w:r>
            <w:r>
              <w:rPr>
                <w:i/>
                <w:iCs/>
              </w:rPr>
              <w:t>Gene</w:t>
            </w:r>
            <w:r>
              <w:rPr/>
              <w:t>)</w:t>
            </w:r>
          </w:p>
        </w:tc>
        <w:tc>
          <w:tcPr>
            <w:tcW w:w="2512" w:type="dxa"/>
            <w:tcBorders/>
            <w:shd w:fill="auto" w:val="clear"/>
          </w:tcPr>
          <w:p>
            <w:pPr>
              <w:pStyle w:val="Normal"/>
              <w:jc w:val="left"/>
              <w:rPr/>
            </w:pPr>
            <w:r>
              <w:rPr/>
              <w:t>Gene specific variability among Ctrl, SCZ, AFF</w:t>
            </w:r>
          </w:p>
        </w:tc>
        <w:tc>
          <w:tcPr>
            <w:tcW w:w="781" w:type="dxa"/>
            <w:tcBorders/>
            <w:shd w:fill="auto" w:val="clear"/>
          </w:tcPr>
          <w:p>
            <w:pPr>
              <w:pStyle w:val="Normal"/>
              <w:jc w:val="right"/>
              <w:rPr/>
            </w:pPr>
            <w:r>
              <w:rPr/>
              <w:t>0.4</w:t>
            </w:r>
          </w:p>
        </w:tc>
        <w:tc>
          <w:tcPr>
            <w:tcW w:w="1252" w:type="dxa"/>
            <w:tcBorders/>
            <w:shd w:fill="auto" w:val="clear"/>
          </w:tcPr>
          <w:p>
            <w:pPr>
              <w:pStyle w:val="Normal"/>
              <w:jc w:val="center"/>
              <w:rPr/>
            </w:pPr>
            <w:r>
              <w:rPr/>
              <w:t>0.21</w:t>
            </w:r>
          </w:p>
        </w:tc>
      </w:tr>
      <w:tr>
        <w:trPr/>
        <w:tc>
          <w:tcPr>
            <w:tcW w:w="2353" w:type="dxa"/>
            <w:tcBorders/>
            <w:shd w:fill="auto" w:val="clear"/>
          </w:tcPr>
          <w:p>
            <w:pPr>
              <w:pStyle w:val="Normal"/>
              <w:jc w:val="right"/>
              <w:rPr/>
            </w:pPr>
            <w:r>
              <w:rPr>
                <w:i/>
                <w:iCs/>
              </w:rPr>
              <w:t>Age</w:t>
            </w:r>
          </w:p>
        </w:tc>
        <w:tc>
          <w:tcPr>
            <w:tcW w:w="2512" w:type="dxa"/>
            <w:tcBorders/>
            <w:shd w:fill="auto" w:val="clear"/>
          </w:tcPr>
          <w:p>
            <w:pPr>
              <w:pStyle w:val="Normal"/>
              <w:jc w:val="left"/>
              <w:rPr/>
            </w:pPr>
            <w:r>
              <w:rPr/>
              <w:t>effect of Age</w:t>
            </w:r>
          </w:p>
        </w:tc>
        <w:tc>
          <w:tcPr>
            <w:tcW w:w="781" w:type="dxa"/>
            <w:tcBorders/>
            <w:shd w:fill="auto" w:val="clear"/>
          </w:tcPr>
          <w:p>
            <w:pPr>
              <w:pStyle w:val="Normal"/>
              <w:jc w:val="right"/>
              <w:rPr/>
            </w:pPr>
            <w:r>
              <w:rPr/>
              <w:t>1.3</w:t>
            </w:r>
          </w:p>
        </w:tc>
        <w:tc>
          <w:tcPr>
            <w:tcW w:w="1252" w:type="dxa"/>
            <w:tcBorders/>
            <w:shd w:fill="auto" w:val="clear"/>
          </w:tcPr>
          <w:p>
            <w:pPr>
              <w:pStyle w:val="Normal"/>
              <w:jc w:val="center"/>
              <w:rPr/>
            </w:pPr>
            <w:r>
              <w:rPr/>
              <w:t>0.39</w:t>
            </w:r>
          </w:p>
        </w:tc>
      </w:tr>
      <w:tr>
        <w:trPr/>
        <w:tc>
          <w:tcPr>
            <w:tcW w:w="2353" w:type="dxa"/>
            <w:tcBorders/>
            <w:shd w:fill="auto" w:val="clear"/>
          </w:tcPr>
          <w:p>
            <w:pPr>
              <w:pStyle w:val="Normal"/>
              <w:jc w:val="right"/>
              <w:rPr/>
            </w:pPr>
            <w:r>
              <w:rPr/>
              <w:t>(</w:t>
            </w:r>
            <w:r>
              <w:rPr>
                <w:i/>
                <w:iCs/>
              </w:rPr>
              <w:t>Age</w:t>
            </w:r>
            <w:r>
              <w:rPr>
                <w:w w:val="50"/>
              </w:rPr>
              <w:t> </w:t>
            </w:r>
            <w:r>
              <w:rPr/>
              <w:t>|</w:t>
            </w:r>
            <w:r>
              <w:rPr>
                <w:w w:val="50"/>
              </w:rPr>
              <w:t> </w:t>
            </w:r>
            <w:r>
              <w:rPr>
                <w:i/>
                <w:iCs/>
              </w:rPr>
              <w:t>Gene</w:t>
            </w:r>
            <w:r>
              <w:rPr/>
              <w:t>)</w:t>
            </w:r>
          </w:p>
        </w:tc>
        <w:tc>
          <w:tcPr>
            <w:tcW w:w="2512" w:type="dxa"/>
            <w:tcBorders/>
            <w:shd w:fill="auto" w:val="clear"/>
          </w:tcPr>
          <w:p>
            <w:pPr>
              <w:pStyle w:val="Normal"/>
              <w:jc w:val="left"/>
              <w:rPr/>
            </w:pPr>
            <w:r>
              <w:rPr/>
              <w:t>Gene specific effect of Age</w:t>
            </w:r>
          </w:p>
        </w:tc>
        <w:tc>
          <w:tcPr>
            <w:tcW w:w="781" w:type="dxa"/>
            <w:tcBorders/>
            <w:shd w:fill="auto" w:val="clear"/>
          </w:tcPr>
          <w:p>
            <w:pPr>
              <w:pStyle w:val="Normal"/>
              <w:jc w:val="right"/>
              <w:rPr/>
            </w:pPr>
            <w:r>
              <w:rPr/>
              <w:t>−</w:t>
            </w:r>
            <w:r>
              <w:rPr/>
              <w:t>18.9</w:t>
            </w:r>
          </w:p>
        </w:tc>
        <w:tc>
          <w:tcPr>
            <w:tcW w:w="1252" w:type="dxa"/>
            <w:tcBorders/>
            <w:shd w:fill="auto" w:val="clear"/>
          </w:tcPr>
          <w:p>
            <w:pPr>
              <w:pStyle w:val="Normal"/>
              <w:jc w:val="center"/>
              <w:rPr/>
            </w:pPr>
            <w:r>
              <w:rPr/>
            </w:r>
          </w:p>
        </w:tc>
      </w:tr>
      <w:tr>
        <w:trPr/>
        <w:tc>
          <w:tcPr>
            <w:tcW w:w="2353" w:type="dxa"/>
            <w:tcBorders/>
            <w:shd w:fill="auto" w:val="clear"/>
          </w:tcPr>
          <w:p>
            <w:pPr>
              <w:pStyle w:val="Normal"/>
              <w:jc w:val="right"/>
              <w:rPr/>
            </w:pPr>
            <w:r>
              <w:rPr>
                <w:i/>
                <w:iCs/>
              </w:rPr>
              <w:t>Ancestry</w:t>
            </w:r>
            <w:r>
              <w:rPr/>
              <w:t>.1</w:t>
            </w:r>
          </w:p>
        </w:tc>
        <w:tc>
          <w:tcPr>
            <w:tcW w:w="2512" w:type="dxa"/>
            <w:tcBorders/>
            <w:shd w:fill="auto" w:val="clear"/>
          </w:tcPr>
          <w:p>
            <w:pPr>
              <w:pStyle w:val="Normal"/>
              <w:jc w:val="left"/>
              <w:rPr/>
            </w:pPr>
            <w:r>
              <w:rPr/>
              <w:t>effect of Ancestry.1</w:t>
            </w:r>
          </w:p>
        </w:tc>
        <w:tc>
          <w:tcPr>
            <w:tcW w:w="781" w:type="dxa"/>
            <w:tcBorders/>
            <w:shd w:fill="auto" w:val="clear"/>
          </w:tcPr>
          <w:p>
            <w:pPr>
              <w:pStyle w:val="Normal"/>
              <w:jc w:val="right"/>
              <w:rPr/>
            </w:pPr>
            <w:r>
              <w:rPr/>
              <w:t>0.6</w:t>
            </w:r>
          </w:p>
        </w:tc>
        <w:tc>
          <w:tcPr>
            <w:tcW w:w="1252" w:type="dxa"/>
            <w:tcBorders/>
            <w:shd w:fill="auto" w:val="clear"/>
          </w:tcPr>
          <w:p>
            <w:pPr>
              <w:pStyle w:val="Normal"/>
              <w:jc w:val="center"/>
              <w:rPr/>
            </w:pPr>
            <w:r>
              <w:rPr/>
              <w:t>0.24</w:t>
            </w:r>
          </w:p>
        </w:tc>
      </w:tr>
      <w:tr>
        <w:trPr/>
        <w:tc>
          <w:tcPr>
            <w:tcW w:w="2353" w:type="dxa"/>
            <w:tcBorders/>
            <w:shd w:fill="auto" w:val="clear"/>
          </w:tcPr>
          <w:p>
            <w:pPr>
              <w:pStyle w:val="Normal"/>
              <w:jc w:val="right"/>
              <w:rPr/>
            </w:pPr>
            <w:r>
              <w:rPr/>
              <w:t>(</w:t>
            </w:r>
            <w:r>
              <w:rPr>
                <w:i/>
                <w:iCs/>
              </w:rPr>
              <w:t>Ancestry</w:t>
            </w:r>
            <w:r>
              <w:rPr/>
              <w:t>.1</w:t>
            </w:r>
            <w:r>
              <w:rPr>
                <w:w w:val="50"/>
              </w:rPr>
              <w:t> </w:t>
            </w:r>
            <w:r>
              <w:rPr/>
              <w:t>|</w:t>
            </w:r>
            <w:r>
              <w:rPr>
                <w:w w:val="50"/>
              </w:rPr>
              <w:t> </w:t>
            </w:r>
            <w:r>
              <w:rPr>
                <w:i/>
                <w:iCs/>
              </w:rPr>
              <w:t>Gene</w:t>
            </w:r>
            <w:r>
              <w:rPr/>
              <w:t>)</w:t>
            </w:r>
          </w:p>
        </w:tc>
        <w:tc>
          <w:tcPr>
            <w:tcW w:w="2512" w:type="dxa"/>
            <w:tcBorders/>
            <w:shd w:fill="auto" w:val="clear"/>
          </w:tcPr>
          <w:p>
            <w:pPr>
              <w:pStyle w:val="Normal"/>
              <w:jc w:val="left"/>
              <w:rPr/>
            </w:pPr>
            <w:r>
              <w:rPr/>
              <w:t>Gene specific effect of Ancestry.1</w:t>
            </w:r>
          </w:p>
        </w:tc>
        <w:tc>
          <w:tcPr>
            <w:tcW w:w="781" w:type="dxa"/>
            <w:tcBorders/>
            <w:shd w:fill="auto" w:val="clear"/>
          </w:tcPr>
          <w:p>
            <w:pPr>
              <w:pStyle w:val="Normal"/>
              <w:jc w:val="right"/>
              <w:rPr/>
            </w:pPr>
            <w:r>
              <w:rPr/>
              <w:t>−</w:t>
            </w:r>
            <w:r>
              <w:rPr/>
              <w:t>71.2</w:t>
            </w:r>
          </w:p>
        </w:tc>
        <w:tc>
          <w:tcPr>
            <w:tcW w:w="1252" w:type="dxa"/>
            <w:tcBorders/>
            <w:shd w:fill="auto" w:val="clear"/>
          </w:tcPr>
          <w:p>
            <w:pPr>
              <w:pStyle w:val="Normal"/>
              <w:jc w:val="center"/>
              <w:rPr/>
            </w:pPr>
            <w:r>
              <w:rPr/>
            </w:r>
          </w:p>
        </w:tc>
      </w:tr>
      <w:tr>
        <w:trPr/>
        <w:tc>
          <w:tcPr>
            <w:tcW w:w="2353" w:type="dxa"/>
            <w:tcBorders/>
            <w:shd w:fill="auto" w:val="clear"/>
          </w:tcPr>
          <w:p>
            <w:pPr>
              <w:pStyle w:val="Normal"/>
              <w:jc w:val="right"/>
              <w:rPr/>
            </w:pPr>
            <w:r>
              <w:rPr>
                <w:i/>
                <w:iCs/>
              </w:rPr>
              <w:t>Ancestry</w:t>
            </w:r>
            <w:r>
              <w:rPr/>
              <w:t>.3</w:t>
            </w:r>
          </w:p>
        </w:tc>
        <w:tc>
          <w:tcPr>
            <w:tcW w:w="2512" w:type="dxa"/>
            <w:tcBorders/>
            <w:shd w:fill="auto" w:val="clear"/>
          </w:tcPr>
          <w:p>
            <w:pPr>
              <w:pStyle w:val="Normal"/>
              <w:jc w:val="left"/>
              <w:rPr/>
            </w:pPr>
            <w:r>
              <w:rPr/>
              <w:t>effect of Ancestry.3</w:t>
            </w:r>
          </w:p>
        </w:tc>
        <w:tc>
          <w:tcPr>
            <w:tcW w:w="781" w:type="dxa"/>
            <w:tcBorders/>
            <w:shd w:fill="auto" w:val="clear"/>
          </w:tcPr>
          <w:p>
            <w:pPr>
              <w:pStyle w:val="Normal"/>
              <w:jc w:val="right"/>
              <w:rPr/>
            </w:pPr>
            <w:r>
              <w:rPr/>
              <w:t>1.6</w:t>
            </w:r>
          </w:p>
        </w:tc>
        <w:tc>
          <w:tcPr>
            <w:tcW w:w="1252" w:type="dxa"/>
            <w:tcBorders/>
            <w:shd w:fill="auto" w:val="clear"/>
          </w:tcPr>
          <w:p>
            <w:pPr>
              <w:pStyle w:val="Normal"/>
              <w:jc w:val="center"/>
              <w:rPr/>
            </w:pPr>
            <w:r>
              <w:rPr/>
              <w:t>0.54</w:t>
            </w:r>
          </w:p>
        </w:tc>
      </w:tr>
      <w:tr>
        <w:trPr/>
        <w:tc>
          <w:tcPr>
            <w:tcW w:w="2353" w:type="dxa"/>
            <w:tcBorders/>
            <w:shd w:fill="auto" w:val="clear"/>
          </w:tcPr>
          <w:p>
            <w:pPr>
              <w:pStyle w:val="Normal"/>
              <w:jc w:val="right"/>
              <w:rPr/>
            </w:pPr>
            <w:r>
              <w:rPr/>
              <w:t>(</w:t>
            </w:r>
            <w:r>
              <w:rPr>
                <w:i/>
                <w:iCs/>
              </w:rPr>
              <w:t>Ancestry</w:t>
            </w:r>
            <w:r>
              <w:rPr/>
              <w:t>.3</w:t>
            </w:r>
            <w:r>
              <w:rPr>
                <w:w w:val="50"/>
              </w:rPr>
              <w:t> </w:t>
            </w:r>
            <w:r>
              <w:rPr/>
              <w:t>|</w:t>
            </w:r>
            <w:r>
              <w:rPr>
                <w:w w:val="50"/>
              </w:rPr>
              <w:t> </w:t>
            </w:r>
            <w:r>
              <w:rPr>
                <w:i/>
                <w:iCs/>
              </w:rPr>
              <w:t>Gene</w:t>
            </w:r>
            <w:r>
              <w:rPr/>
              <w:t>)</w:t>
            </w:r>
          </w:p>
        </w:tc>
        <w:tc>
          <w:tcPr>
            <w:tcW w:w="2512" w:type="dxa"/>
            <w:tcBorders/>
            <w:shd w:fill="auto" w:val="clear"/>
          </w:tcPr>
          <w:p>
            <w:pPr>
              <w:pStyle w:val="Normal"/>
              <w:jc w:val="left"/>
              <w:rPr/>
            </w:pPr>
            <w:r>
              <w:rPr/>
              <w:t>Gene specific effect of Ancestry.3</w:t>
            </w:r>
          </w:p>
        </w:tc>
        <w:tc>
          <w:tcPr>
            <w:tcW w:w="781" w:type="dxa"/>
            <w:tcBorders/>
            <w:shd w:fill="auto" w:val="clear"/>
          </w:tcPr>
          <w:p>
            <w:pPr>
              <w:pStyle w:val="Normal"/>
              <w:jc w:val="right"/>
              <w:rPr/>
            </w:pPr>
            <w:r>
              <w:rPr/>
              <w:t>−</w:t>
            </w:r>
            <w:r>
              <w:rPr/>
              <w:t>17.9</w:t>
            </w:r>
          </w:p>
        </w:tc>
        <w:tc>
          <w:tcPr>
            <w:tcW w:w="1252" w:type="dxa"/>
            <w:tcBorders/>
            <w:shd w:fill="auto" w:val="clear"/>
          </w:tcPr>
          <w:p>
            <w:pPr>
              <w:pStyle w:val="Normal"/>
              <w:jc w:val="center"/>
              <w:rPr/>
            </w:pPr>
            <w:r>
              <w:rPr/>
            </w:r>
          </w:p>
        </w:tc>
      </w:tr>
      <w:tr>
        <w:trPr/>
        <w:tc>
          <w:tcPr>
            <w:tcW w:w="2353" w:type="dxa"/>
            <w:tcBorders/>
            <w:shd w:fill="auto" w:val="clear"/>
          </w:tcPr>
          <w:p>
            <w:pPr>
              <w:pStyle w:val="Normal"/>
              <w:jc w:val="right"/>
              <w:rPr/>
            </w:pPr>
            <w:r>
              <w:rPr/>
              <w:t>(1</w:t>
            </w:r>
            <w:r>
              <w:rPr>
                <w:w w:val="50"/>
              </w:rPr>
              <w:t> </w:t>
            </w:r>
            <w:r>
              <w:rPr/>
              <w:t>|</w:t>
            </w:r>
            <w:r>
              <w:rPr>
                <w:w w:val="50"/>
              </w:rPr>
              <w:t> </w:t>
            </w:r>
            <w:r>
              <w:rPr>
                <w:i/>
                <w:iCs/>
              </w:rPr>
              <w:t>Gender</w:t>
            </w:r>
            <w:r>
              <w:rPr/>
              <w:t>)</w:t>
            </w:r>
          </w:p>
        </w:tc>
        <w:tc>
          <w:tcPr>
            <w:tcW w:w="2512" w:type="dxa"/>
            <w:tcBorders/>
            <w:shd w:fill="auto" w:val="clear"/>
          </w:tcPr>
          <w:p>
            <w:pPr>
              <w:pStyle w:val="Normal"/>
              <w:jc w:val="left"/>
              <w:rPr/>
            </w:pPr>
            <w:r>
              <w:rPr/>
              <w:t>difference between Male and Female</w:t>
            </w:r>
          </w:p>
        </w:tc>
        <w:tc>
          <w:tcPr>
            <w:tcW w:w="781" w:type="dxa"/>
            <w:tcBorders/>
            <w:shd w:fill="auto" w:val="clear"/>
          </w:tcPr>
          <w:p>
            <w:pPr>
              <w:pStyle w:val="Normal"/>
              <w:jc w:val="right"/>
              <w:rPr/>
            </w:pPr>
            <w:r>
              <w:rPr/>
              <w:t>2.0</w:t>
            </w:r>
          </w:p>
        </w:tc>
        <w:tc>
          <w:tcPr>
            <w:tcW w:w="1252" w:type="dxa"/>
            <w:tcBorders/>
            <w:shd w:fill="auto" w:val="clear"/>
          </w:tcPr>
          <w:p>
            <w:pPr>
              <w:pStyle w:val="Normal"/>
              <w:jc w:val="center"/>
              <w:rPr/>
            </w:pPr>
            <w:r>
              <w:rPr/>
              <w:t>1.0</w:t>
            </w:r>
          </w:p>
        </w:tc>
      </w:tr>
      <w:tr>
        <w:trPr/>
        <w:tc>
          <w:tcPr>
            <w:tcW w:w="2353" w:type="dxa"/>
            <w:tcBorders/>
            <w:shd w:fill="auto" w:val="clear"/>
          </w:tcPr>
          <w:p>
            <w:pPr>
              <w:pStyle w:val="Normal"/>
              <w:jc w:val="right"/>
              <w:rPr/>
            </w:pPr>
            <w:r>
              <w:rPr/>
              <w:t>(1</w:t>
            </w:r>
            <w:r>
              <w:rPr>
                <w:w w:val="50"/>
              </w:rPr>
              <w:t> </w:t>
            </w:r>
            <w:r>
              <w:rPr/>
              <w:t>|</w:t>
            </w:r>
            <w:r>
              <w:rPr>
                <w:w w:val="50"/>
              </w:rPr>
              <w:t> </w:t>
            </w:r>
            <w:r>
              <w:rPr>
                <w:i/>
                <w:iCs/>
              </w:rPr>
              <w:t>Gender</w:t>
            </w:r>
            <w:r>
              <w:rPr/>
              <w:t>:</w:t>
            </w:r>
            <w:r>
              <w:rPr>
                <w:i/>
                <w:iCs/>
              </w:rPr>
              <w:t>Gene</w:t>
            </w:r>
            <w:r>
              <w:rPr/>
              <w:t>)</w:t>
            </w:r>
          </w:p>
        </w:tc>
        <w:tc>
          <w:tcPr>
            <w:tcW w:w="2512" w:type="dxa"/>
            <w:tcBorders/>
            <w:shd w:fill="auto" w:val="clear"/>
          </w:tcPr>
          <w:p>
            <w:pPr>
              <w:pStyle w:val="Normal"/>
              <w:jc w:val="left"/>
              <w:rPr/>
            </w:pPr>
            <w:r>
              <w:rPr/>
              <w:t>Gene specific difference between M and F</w:t>
            </w:r>
          </w:p>
        </w:tc>
        <w:tc>
          <w:tcPr>
            <w:tcW w:w="781" w:type="dxa"/>
            <w:tcBorders/>
            <w:shd w:fill="auto" w:val="clear"/>
          </w:tcPr>
          <w:p>
            <w:pPr>
              <w:pStyle w:val="Normal"/>
              <w:jc w:val="right"/>
              <w:rPr/>
            </w:pPr>
            <w:r>
              <w:rPr/>
              <w:t>−</w:t>
            </w:r>
            <w:r>
              <w:rPr/>
              <w:t>5.7</w:t>
            </w:r>
          </w:p>
        </w:tc>
        <w:tc>
          <w:tcPr>
            <w:tcW w:w="1252" w:type="dxa"/>
            <w:tcBorders/>
            <w:shd w:fill="auto" w:val="clear"/>
          </w:tcPr>
          <w:p>
            <w:pPr>
              <w:pStyle w:val="Normal"/>
              <w:jc w:val="center"/>
              <w:rPr/>
            </w:pPr>
            <w:r>
              <w:rPr/>
            </w:r>
          </w:p>
        </w:tc>
      </w:tr>
    </w:tbl>
    <w:p>
      <w:pPr>
        <w:pStyle w:val="Table"/>
        <w:spacing w:before="300" w:after="0"/>
        <w:rPr/>
      </w:pPr>
      <w:r>
        <w:rPr/>
        <w:t xml:space="preserve"> </w:t>
      </w:r>
    </w:p>
    <w:p>
      <w:pPr>
        <w:pStyle w:val="Caption1"/>
        <w:rPr/>
      </w:pPr>
      <w:r>
        <w:rPr/>
        <w:t xml:space="preserve">Table </w:t>
      </w:r>
      <w:bookmarkStart w:id="31" w:name="BMtab_mod_sel"/>
      <w:r>
        <w:rPr/>
        <w:t>1</w:t>
      </w:r>
      <w:bookmarkEnd w:id="31"/>
      <w:r>
        <w:rPr/>
        <w:t>: Dependence of read count ratio on various predictor terms in the mixed model; largely negative Δ</w:t>
      </w:r>
      <w:r>
        <w:rPr>
          <w:i/>
          <w:iCs/>
        </w:rPr>
        <w:t>AIC</w:t>
      </w:r>
      <w:r>
        <w:rPr/>
        <w:t xml:space="preserve"> and small p-values indicate significant dependence (see Methods). </w:t>
      </w:r>
      <w:r>
        <w:fldChar w:fldCharType="begin"/>
      </w:r>
      <w:r>
        <w:instrText> TC "1 Dependence of read count ratio on various predictor terms in the mixed model; largely negative ΔAIC and small p-values indicate significant dependence (see Methods). " \l 1 </w:instrText>
      </w:r>
      <w:r>
        <w:fldChar w:fldCharType="separate"/>
      </w:r>
      <w:r>
        <w:rPr/>
      </w:r>
      <w:r>
        <w:fldChar w:fldCharType="end"/>
      </w:r>
      <w:r>
        <w:br w:type="page"/>
      </w:r>
    </w:p>
    <w:p>
      <w:pPr>
        <w:pStyle w:val="Heading2"/>
        <w:widowControl/>
        <w:spacing w:before="480" w:after="120"/>
        <w:rPr/>
      </w:pPr>
      <w:r>
        <w:rPr/>
        <w:t>8  Supplementary information</w:t>
      </w:r>
    </w:p>
    <w:p>
      <w:pPr>
        <w:pStyle w:val="Heading3"/>
        <w:widowControl/>
        <w:spacing w:before="180" w:after="120"/>
        <w:rPr/>
      </w:pPr>
      <w:r>
        <w:rPr/>
        <w:t>8.1  Supplementary figures with legends</w:t>
      </w:r>
    </w:p>
    <w:p>
      <w:pPr>
        <w:pStyle w:val="Figure"/>
        <w:spacing w:before="300" w:after="0"/>
        <w:rPr/>
      </w:pPr>
      <w:r>
        <w:rPr/>
        <w:t xml:space="preserve"> </w:t>
      </w:r>
    </w:p>
    <w:p>
      <w:pPr>
        <w:pStyle w:val="Centerpar"/>
        <w:rPr/>
      </w:pPr>
      <w:r>
        <w:rPr/>
        <w:drawing>
          <wp:inline distT="0" distB="0" distL="0" distR="0">
            <wp:extent cx="3843655" cy="3843655"/>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3843655" cy="3843655"/>
                    </a:xfrm>
                    <a:prstGeom prst="rect">
                      <a:avLst/>
                    </a:prstGeom>
                  </pic:spPr>
                </pic:pic>
              </a:graphicData>
            </a:graphic>
          </wp:inline>
        </w:drawing>
      </w:r>
      <w:r>
        <w:rPr/>
        <w:t xml:space="preserve"> </w:t>
      </w:r>
    </w:p>
    <w:p>
      <w:pPr>
        <w:pStyle w:val="Caption1"/>
        <w:rPr/>
      </w:pPr>
      <w:r>
        <w:rPr/>
        <w:t xml:space="preserve">Figure </w:t>
      </w:r>
      <w:bookmarkStart w:id="32" w:name="BMfig_clusters"/>
      <w:r>
        <w:rPr/>
        <w:t>1</w:t>
      </w:r>
      <w:bookmarkEnd w:id="32"/>
      <w:r>
        <w:rPr/>
        <w:t xml:space="preserve">:  Clustering of top-scoring genes in the context of human DLPFC around genomic locations that had been previously described as imprinted gene clusters in other contexts. </w:t>
      </w:r>
      <w:r>
        <w:fldChar w:fldCharType="begin"/>
      </w:r>
      <w:r>
        <w:instrText> TC "1  Clustering of top-scoring genes in the context of human DLPFC around genomic locations that had been previously described as imprinted gene clusters in other contexts. " \l 1 </w:instrText>
      </w:r>
      <w:r>
        <w:fldChar w:fldCharType="separate"/>
      </w:r>
      <w:r>
        <w:rPr/>
      </w:r>
      <w:r>
        <w:fldChar w:fldCharType="end"/>
      </w:r>
    </w:p>
    <w:p>
      <w:pPr>
        <w:pStyle w:val="Figure"/>
        <w:spacing w:before="480" w:after="0"/>
        <w:ind w:firstLine="300"/>
        <w:rPr/>
      </w:pPr>
      <w:r>
        <w:rPr/>
        <w:t xml:space="preserve"> </w:t>
      </w:r>
    </w:p>
    <w:p>
      <w:pPr>
        <w:pStyle w:val="Centerpar"/>
        <w:rPr/>
      </w:pPr>
      <w:r>
        <w:rPr/>
        <w:drawing>
          <wp:inline distT="0" distB="0" distL="0" distR="0">
            <wp:extent cx="3843655" cy="3843655"/>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8"/>
                    <a:stretch>
                      <a:fillRect/>
                    </a:stretch>
                  </pic:blipFill>
                  <pic:spPr bwMode="auto">
                    <a:xfrm>
                      <a:off x="0" y="0"/>
                      <a:ext cx="3843655" cy="3843655"/>
                    </a:xfrm>
                    <a:prstGeom prst="rect">
                      <a:avLst/>
                    </a:prstGeom>
                  </pic:spPr>
                </pic:pic>
              </a:graphicData>
            </a:graphic>
          </wp:inline>
        </w:drawing>
      </w:r>
      <w:r>
        <w:rPr/>
        <w:t xml:space="preserve"> </w:t>
      </w:r>
    </w:p>
    <w:p>
      <w:pPr>
        <w:pStyle w:val="Caption1"/>
        <w:rPr/>
      </w:pPr>
      <w:r>
        <w:rPr/>
        <w:t xml:space="preserve">Figure </w:t>
      </w:r>
      <w:bookmarkStart w:id="33" w:name="BMfig_known_genes"/>
      <w:r>
        <w:rPr/>
        <w:t>2</w:t>
      </w:r>
      <w:bookmarkEnd w:id="33"/>
      <w:r>
        <w:rPr/>
        <w:t>: Known imprinted genes ranked by the gene score (dark blue bars). “Known imprinted” refers to prior studies on imprinting in the context of any tissue and developmental stage. The length of the black bars indicates the fraction of individuals passing the test of nearly unbiased expression.</w:t>
      </w:r>
      <w:r>
        <w:fldChar w:fldCharType="begin"/>
      </w:r>
      <w:r>
        <w:instrText> TC "2 Known imprinted genes ranked by the gene score (dark blue bars). “Known imprinted” refers to prior studies on imprinting in the context of any tissue and developmental stage. The length of the black bars indicates the fraction of individuals passing the test of nearly unbiased expression." \l 1 </w:instrText>
      </w:r>
      <w:r>
        <w:fldChar w:fldCharType="separate"/>
      </w:r>
      <w:r>
        <w:rPr/>
      </w:r>
      <w:r>
        <w:fldChar w:fldCharType="end"/>
      </w:r>
    </w:p>
    <w:p>
      <w:pPr>
        <w:pStyle w:val="Figure"/>
        <w:spacing w:before="480" w:after="0"/>
        <w:ind w:firstLine="300"/>
        <w:rPr/>
      </w:pPr>
      <w:r>
        <w:rPr/>
        <w:t xml:space="preserve"> </w:t>
      </w:r>
    </w:p>
    <w:p>
      <w:pPr>
        <w:pStyle w:val="Centerpar"/>
        <w:rPr/>
      </w:pPr>
      <w:r>
        <w:rPr/>
        <w:drawing>
          <wp:inline distT="0" distB="0" distL="0" distR="0">
            <wp:extent cx="3843655" cy="3843655"/>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9"/>
                    <a:stretch>
                      <a:fillRect/>
                    </a:stretch>
                  </pic:blipFill>
                  <pic:spPr bwMode="auto">
                    <a:xfrm>
                      <a:off x="0" y="0"/>
                      <a:ext cx="3843655" cy="3843655"/>
                    </a:xfrm>
                    <a:prstGeom prst="rect">
                      <a:avLst/>
                    </a:prstGeom>
                  </pic:spPr>
                </pic:pic>
              </a:graphicData>
            </a:graphic>
          </wp:inline>
        </w:drawing>
      </w:r>
      <w:r>
        <w:rPr/>
        <w:t xml:space="preserve"> </w:t>
      </w:r>
    </w:p>
    <w:p>
      <w:pPr>
        <w:pStyle w:val="Caption1"/>
        <w:rPr/>
      </w:pPr>
      <w:r>
        <w:rPr/>
        <w:t xml:space="preserve">Figure </w:t>
      </w:r>
      <w:bookmarkStart w:id="34" w:name="BMfig_predictor_associations"/>
      <w:r>
        <w:rPr/>
        <w:t>3</w:t>
      </w:r>
      <w:bookmarkEnd w:id="34"/>
      <w:r>
        <w:rPr/>
        <w:t xml:space="preserve">:  Distribution and inter-dependence of explanatory variables. The diagonal graphs of the plot-matrix show the marginal distribution of six variables (Age, Institution,...) while the off-diagonal graphs show pairwise joint distributions. For instance, the upper left graph shows that, in the whole cohort, individuals’ Age ranges between ca. 15 and 105 years and most individuals around 75 years; the bottom and right neighbor of this graph both show (albeit in different representation) the joint distribution of Age and Institution, from which can be seen that individuals from Pittsburg tended to be younger than those from the two other institutions. </w:t>
      </w:r>
      <w:r>
        <w:fldChar w:fldCharType="begin"/>
      </w:r>
      <w:r>
        <w:instrText> TC "3  Distribution and inter-dependence of explanatory variables. The diagonal graphs of the plot-matrix show the marginal distribution of six variables (Age, Institution,...) while the off-diagonal graphs show pairwise joint distributions. For instance, the upper left graph shows that, in the whole cohort, individuals’ Age ranges between ca. 15 and 105 years and most individuals around 75 years; the bottom and right neighbor of this graph both show (albeit in different representation) the joint distribution of Age and Institution, from which can be seen that individuals from Pittsburg tended to be younger than those from the two other institutions. " \l 1 </w:instrText>
      </w:r>
      <w:r>
        <w:fldChar w:fldCharType="separate"/>
      </w:r>
      <w:r>
        <w:rPr/>
      </w:r>
      <w:r>
        <w:fldChar w:fldCharType="end"/>
      </w:r>
    </w:p>
    <w:p>
      <w:pPr>
        <w:pStyle w:val="Figure"/>
        <w:spacing w:before="480" w:after="0"/>
        <w:ind w:firstLine="300"/>
        <w:rPr/>
      </w:pPr>
      <w:r>
        <w:rPr/>
        <w:t xml:space="preserve"> </w:t>
      </w:r>
    </w:p>
    <w:p>
      <w:pPr>
        <w:pStyle w:val="Centerpar"/>
        <w:rPr/>
      </w:pPr>
      <w:r>
        <w:rPr/>
        <w:drawing>
          <wp:inline distT="0" distB="0" distL="0" distR="0">
            <wp:extent cx="1617345" cy="1422400"/>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0"/>
                    <a:stretch>
                      <a:fillRect/>
                    </a:stretch>
                  </pic:blipFill>
                  <pic:spPr bwMode="auto">
                    <a:xfrm>
                      <a:off x="0" y="0"/>
                      <a:ext cx="1617345" cy="1422400"/>
                    </a:xfrm>
                    <a:prstGeom prst="rect">
                      <a:avLst/>
                    </a:prstGeom>
                  </pic:spPr>
                </pic:pic>
              </a:graphicData>
            </a:graphic>
          </wp:inline>
        </w:drawing>
      </w:r>
      <w:r>
        <w:rPr/>
        <w:t xml:space="preserve">  </w:t>
      </w:r>
      <w:r>
        <w:rPr/>
        <w:drawing>
          <wp:inline distT="0" distB="0" distL="0" distR="0">
            <wp:extent cx="1617345" cy="1244600"/>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11"/>
                    <a:stretch>
                      <a:fillRect/>
                    </a:stretch>
                  </pic:blipFill>
                  <pic:spPr bwMode="auto">
                    <a:xfrm>
                      <a:off x="0" y="0"/>
                      <a:ext cx="1617345" cy="1244600"/>
                    </a:xfrm>
                    <a:prstGeom prst="rect">
                      <a:avLst/>
                    </a:prstGeom>
                  </pic:spPr>
                </pic:pic>
              </a:graphicData>
            </a:graphic>
          </wp:inline>
        </w:drawing>
      </w:r>
      <w:r>
        <w:rPr/>
        <w:t xml:space="preserve">  </w:t>
      </w:r>
      <w:r>
        <w:rPr/>
        <w:drawing>
          <wp:inline distT="0" distB="8255" distL="0" distR="8255">
            <wp:extent cx="1617345" cy="1795145"/>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12"/>
                    <a:stretch>
                      <a:fillRect/>
                    </a:stretch>
                  </pic:blipFill>
                  <pic:spPr bwMode="auto">
                    <a:xfrm>
                      <a:off x="0" y="0"/>
                      <a:ext cx="1617345" cy="1795145"/>
                    </a:xfrm>
                    <a:prstGeom prst="rect">
                      <a:avLst/>
                    </a:prstGeom>
                  </pic:spPr>
                </pic:pic>
              </a:graphicData>
            </a:graphic>
          </wp:inline>
        </w:drawing>
      </w:r>
      <w:r>
        <w:rPr/>
        <w:t xml:space="preserve"> </w:t>
      </w:r>
    </w:p>
    <w:p>
      <w:pPr>
        <w:pStyle w:val="Caption1"/>
        <w:rPr/>
      </w:pPr>
      <w:r>
        <w:rPr/>
        <w:t xml:space="preserve">Figure </w:t>
      </w:r>
      <w:bookmarkStart w:id="35" w:name="BMfig_glm_vs_hierarch"/>
      <w:r>
        <w:rPr/>
        <w:t>4</w:t>
      </w:r>
      <w:bookmarkEnd w:id="35"/>
      <w:r>
        <w:rPr/>
        <w:t>:  General dependency structures in two fixed effects regression models (</w:t>
      </w:r>
      <w:r>
        <w:rPr>
          <w:i/>
          <w:iCs/>
        </w:rPr>
        <w:t>left</w:t>
      </w:r>
      <w:r>
        <w:rPr/>
        <w:t xml:space="preserve">, </w:t>
      </w:r>
      <w:r>
        <w:rPr>
          <w:i/>
          <w:iCs/>
        </w:rPr>
        <w:t>middle</w:t>
      </w:r>
      <w:r>
        <w:rPr/>
        <w:t>) and a mixed effects model (</w:t>
      </w:r>
      <w:r>
        <w:rPr>
          <w:i/>
          <w:iCs/>
        </w:rPr>
        <w:t>right</w:t>
      </w:r>
      <w:r>
        <w:rPr/>
        <w:t xml:space="preserve">). In all three cases the regression coefficients  or  mediate, for a given gene </w:t>
      </w:r>
      <w:r>
        <w:rPr>
          <w:i/>
          <w:iCs/>
        </w:rPr>
        <w:t>g</w:t>
      </w:r>
      <w:r>
        <w:rPr/>
        <w:t xml:space="preserve">, probabilistic dependencies (arrows) between the response variable  (read count ratio for </w:t>
      </w:r>
      <w:r>
        <w:rPr>
          <w:i/>
          <w:iCs/>
        </w:rPr>
        <w:t>g</w:t>
      </w:r>
      <w:r>
        <w:rPr/>
        <w:t xml:space="preserve">) and the corresponding explanatory variables . For simplicity but without loss of generality only 3 explanatory variables are depicted. The model frameworks differ in how the coefficients relate to each other for a given explanatory variable (or a given </w:t>
      </w:r>
      <w:r>
        <w:rPr>
          <w:i/>
          <w:iCs/>
        </w:rPr>
        <w:t>j</w:t>
      </w:r>
      <w:r>
        <w:rPr/>
        <w:t xml:space="preserve">). </w:t>
      </w:r>
      <w:r>
        <w:rPr>
          <w:i/>
          <w:iCs/>
        </w:rPr>
        <w:t>Left:</w:t>
      </w:r>
      <w:r>
        <w:rPr/>
        <w:t xml:space="preserve"> there is no connection among  which means that the way , the read count ratio for gene </w:t>
      </w:r>
      <w:r>
        <w:rPr>
          <w:i/>
          <w:iCs/>
        </w:rPr>
        <w:t>g</w:t>
      </w:r>
      <w:r>
        <w:rPr/>
        <w:t xml:space="preserve"> depends on variable  is completely separate from how the read count ratio for any other gene </w:t>
      </w:r>
      <w:r>
        <w:rPr>
          <w:i/>
          <w:iCs/>
        </w:rPr>
        <w:t>g</w:t>
      </w:r>
      <w:r>
        <w:rPr/>
        <w:t xml:space="preserve">' (i.e. ) depends on it. Consequently no information may be shared among gene-specific models. </w:t>
      </w:r>
      <w:r>
        <w:rPr>
          <w:i/>
          <w:iCs/>
        </w:rPr>
        <w:t>Middle:</w:t>
      </w:r>
      <w:r>
        <w:rPr/>
        <w:t xml:space="preserve"> In this case  so that all genes are identical with respect to how their read count ratio depends the explanatory variables. Thus genes share all information in the data in the sense that the model forces them to be identical. </w:t>
      </w:r>
      <w:r>
        <w:rPr>
          <w:i/>
          <w:iCs/>
        </w:rPr>
        <w:t>Right:</w:t>
      </w:r>
      <w:r>
        <w:rPr/>
        <w:t xml:space="preserve"> Hierarchical mixed effects model where certain dependencies () are shared among genes while others () vary across genes. The variation is controlled by the variance parameters . In this example there is a single set  of random coefficients for —and a similar set for —, which are random intercepts. In general, however, one or more set of random slope coefficients may also be present. Given the estimates  and the data the gene-specific random coefficients  can be predicted. Among the three only this model framework allows information sharing among genes in a flexible way. </w:t>
      </w:r>
      <w:r>
        <w:fldChar w:fldCharType="begin"/>
      </w:r>
      <w:r>
        <w:instrText> TC "4  General dependency structures in two fixed effects regression models (left, middle) and a mixed effects model (right). In all three cases the regression coefficients  or  mediate, for a given gene g, probabilistic dependencies (arrows) between the response variable  (read count ratio for g) and the corresponding explanatory variables . For simplicity but without loss of generality only 3 explanatory variables are depicted. The model frameworks differ in how the coefficients relate to each other for a given explanatory variable (or a given j). Left: there is no connection among  which means that the way , the read count ratio for gene g depends on variable  is completely separate from how the read count ratio for any other gene g' (i.e. ) depends on it. Consequently no information may be shared among gene-specific models. Middle: In this case  so that all genes are identical with respect to how their read count ratio depends the explanatory variables. Thus genes share all information in the data in the sense that the model forces them to be identical. Right: Hierarchical mixed effects model where certain dependencies () are shared among genes while others () vary across genes. The variation is controlled by the variance parameters . In this example there is a single set  of random coefficients for —and a similar set for —, which are random intercepts. In general, however, one or more set of random slope coefficients may also be present. Given the estimates  and the data the gene-specific random coefficients  can be predicted. Among the three only this model framework allows information sharing among genes in a flexible way. " \l 1 </w:instrText>
      </w:r>
      <w:r>
        <w:fldChar w:fldCharType="separate"/>
      </w:r>
      <w:r>
        <w:rPr/>
      </w:r>
      <w:r>
        <w:fldChar w:fldCharType="end"/>
      </w:r>
    </w:p>
    <w:p>
      <w:pPr>
        <w:pStyle w:val="Figure"/>
        <w:spacing w:before="480" w:after="0"/>
        <w:ind w:firstLine="300"/>
        <w:rPr/>
      </w:pPr>
      <w:r>
        <w:rPr/>
        <w:t xml:space="preserve"> </w:t>
      </w:r>
    </w:p>
    <w:p>
      <w:pPr>
        <w:pStyle w:val="Centerpar"/>
        <w:rPr/>
      </w:pPr>
      <w:r>
        <w:rPr/>
        <w:drawing>
          <wp:inline distT="0" distB="0" distL="0" distR="0">
            <wp:extent cx="3843655" cy="3843655"/>
            <wp:effectExtent l="0" t="0" r="0"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
                    <pic:cNvPicPr>
                      <a:picLocks noChangeAspect="1" noChangeArrowheads="1"/>
                    </pic:cNvPicPr>
                  </pic:nvPicPr>
                  <pic:blipFill>
                    <a:blip r:embed="rId13"/>
                    <a:stretch>
                      <a:fillRect/>
                    </a:stretch>
                  </pic:blipFill>
                  <pic:spPr bwMode="auto">
                    <a:xfrm>
                      <a:off x="0" y="0"/>
                      <a:ext cx="3843655" cy="3843655"/>
                    </a:xfrm>
                    <a:prstGeom prst="rect">
                      <a:avLst/>
                    </a:prstGeom>
                  </pic:spPr>
                </pic:pic>
              </a:graphicData>
            </a:graphic>
          </wp:inline>
        </w:drawing>
      </w:r>
      <w:r>
        <w:rPr/>
        <w:t xml:space="preserve"> </w:t>
      </w:r>
    </w:p>
    <w:p>
      <w:pPr>
        <w:pStyle w:val="Caption1"/>
        <w:rPr/>
      </w:pPr>
      <w:r>
        <w:rPr/>
        <w:t xml:space="preserve">Figure </w:t>
      </w:r>
      <w:bookmarkStart w:id="36" w:name="BMfig_qqnorm_mixed"/>
      <w:r>
        <w:rPr/>
        <w:t>5</w:t>
      </w:r>
      <w:bookmarkEnd w:id="36"/>
      <w:r>
        <w:rPr/>
        <w:t xml:space="preserve">:  Checking the fit of various model families: analysis of the normality of residuals. </w:t>
      </w:r>
      <w:r>
        <w:fldChar w:fldCharType="begin"/>
      </w:r>
      <w:r>
        <w:instrText> TC "5  Checking the fit of various model families: analysis of the normality of residuals. " \l 1 </w:instrText>
      </w:r>
      <w:r>
        <w:fldChar w:fldCharType="separate"/>
      </w:r>
      <w:r>
        <w:rPr/>
      </w:r>
      <w:r>
        <w:fldChar w:fldCharType="end"/>
      </w:r>
    </w:p>
    <w:p>
      <w:pPr>
        <w:pStyle w:val="Figure"/>
        <w:spacing w:before="480" w:after="0"/>
        <w:ind w:firstLine="300"/>
        <w:rPr/>
      </w:pPr>
      <w:r>
        <w:rPr/>
        <w:t xml:space="preserve"> </w:t>
      </w:r>
    </w:p>
    <w:p>
      <w:pPr>
        <w:pStyle w:val="Centerpar"/>
        <w:rPr/>
      </w:pPr>
      <w:r>
        <w:rPr/>
        <w:drawing>
          <wp:inline distT="0" distB="0" distL="0" distR="0">
            <wp:extent cx="3843655" cy="3843655"/>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14"/>
                    <a:stretch>
                      <a:fillRect/>
                    </a:stretch>
                  </pic:blipFill>
                  <pic:spPr bwMode="auto">
                    <a:xfrm>
                      <a:off x="0" y="0"/>
                      <a:ext cx="3843655" cy="3843655"/>
                    </a:xfrm>
                    <a:prstGeom prst="rect">
                      <a:avLst/>
                    </a:prstGeom>
                  </pic:spPr>
                </pic:pic>
              </a:graphicData>
            </a:graphic>
          </wp:inline>
        </w:drawing>
      </w:r>
      <w:r>
        <w:rPr/>
        <w:t xml:space="preserve"> </w:t>
      </w:r>
    </w:p>
    <w:p>
      <w:pPr>
        <w:pStyle w:val="Caption1"/>
        <w:rPr/>
      </w:pPr>
      <w:r>
        <w:rPr/>
        <w:t xml:space="preserve">Figure </w:t>
      </w:r>
      <w:bookmarkStart w:id="37" w:name="BMfig_homoscedas_mixed"/>
      <w:r>
        <w:rPr/>
        <w:t>6</w:t>
      </w:r>
      <w:bookmarkEnd w:id="37"/>
      <w:r>
        <w:rPr/>
        <w:t xml:space="preserve">:  Checking the fit of various model families: analysis of homoscedasticity. </w:t>
      </w:r>
      <w:r>
        <w:fldChar w:fldCharType="begin"/>
      </w:r>
      <w:r>
        <w:instrText> TC "6  Checking the fit of various model families: analysis of homoscedasticity. " \l 1 </w:instrText>
      </w:r>
      <w:r>
        <w:fldChar w:fldCharType="separate"/>
      </w:r>
      <w:r>
        <w:rPr/>
      </w:r>
      <w:r>
        <w:fldChar w:fldCharType="end"/>
      </w:r>
    </w:p>
    <w:p>
      <w:pPr>
        <w:pStyle w:val="Figure"/>
        <w:spacing w:before="480" w:after="0"/>
        <w:ind w:firstLine="300"/>
        <w:rPr/>
      </w:pPr>
      <w:r>
        <w:rPr/>
        <w:t xml:space="preserve"> </w:t>
      </w:r>
    </w:p>
    <w:p>
      <w:pPr>
        <w:pStyle w:val="Centerpar"/>
        <w:rPr/>
      </w:pPr>
      <w:r>
        <w:rPr/>
        <w:drawing>
          <wp:inline distT="0" distB="0" distL="0" distR="0">
            <wp:extent cx="3843655" cy="5757545"/>
            <wp:effectExtent l="0" t="0" r="0" b="0"/>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
                    <pic:cNvPicPr>
                      <a:picLocks noChangeAspect="1" noChangeArrowheads="1"/>
                    </pic:cNvPicPr>
                  </pic:nvPicPr>
                  <pic:blipFill>
                    <a:blip r:embed="rId15"/>
                    <a:stretch>
                      <a:fillRect/>
                    </a:stretch>
                  </pic:blipFill>
                  <pic:spPr bwMode="auto">
                    <a:xfrm>
                      <a:off x="0" y="0"/>
                      <a:ext cx="3843655" cy="5757545"/>
                    </a:xfrm>
                    <a:prstGeom prst="rect">
                      <a:avLst/>
                    </a:prstGeom>
                  </pic:spPr>
                </pic:pic>
              </a:graphicData>
            </a:graphic>
          </wp:inline>
        </w:drawing>
      </w:r>
      <w:r>
        <w:rPr/>
        <w:t xml:space="preserve"> </w:t>
      </w:r>
    </w:p>
    <w:p>
      <w:pPr>
        <w:pStyle w:val="Caption1"/>
        <w:rPr/>
      </w:pPr>
      <w:r>
        <w:rPr/>
        <w:t xml:space="preserve">Figure </w:t>
      </w:r>
      <w:bookmarkStart w:id="38" w:name="BMfig_pred_rnd_coefs"/>
      <w:r>
        <w:rPr/>
        <w:t>7</w:t>
      </w:r>
      <w:bookmarkEnd w:id="38"/>
      <w:r>
        <w:rPr/>
        <w:t xml:space="preserve">:  Predicted random coefficients  for gene </w:t>
      </w:r>
      <w:r>
        <w:rPr>
          <w:i/>
          <w:iCs/>
        </w:rPr>
        <w:t>g</w:t>
      </w:r>
      <w:r>
        <w:rPr/>
        <w:t xml:space="preserve"> (</w:t>
      </w:r>
      <w:r>
        <w:rPr>
          <w:i/>
          <w:iCs/>
        </w:rPr>
        <w:t>y</w:t>
      </w:r>
      <w:r>
        <w:rPr/>
        <w:t xml:space="preserve">-axis) and random effect </w:t>
      </w:r>
      <w:r>
        <w:rPr>
          <w:i/>
          <w:iCs/>
        </w:rPr>
        <w:t>j</w:t>
      </w:r>
      <w:r>
        <w:rPr/>
        <w:t xml:space="preserve"> (panel headers). Positive and negative coefficient indicates direct positive and negative dependence of the given gene’s read count ratio on age, respectively, while zero coefficient suggests independence of age. Compare with Fig. </w:t>
      </w:r>
      <w:r>
        <w:rPr/>
        <w:fldChar w:fldCharType="begin"/>
      </w:r>
      <w:r>
        <w:instrText> REF BMfig_S_age \h </w:instrText>
      </w:r>
      <w:r>
        <w:fldChar w:fldCharType="separate"/>
      </w:r>
      <w:r>
        <w:t>5</w:t>
      </w:r>
      <w:r>
        <w:fldChar w:fldCharType="end"/>
      </w:r>
      <w:r>
        <w:rPr/>
        <w:t xml:space="preserve">. </w:t>
      </w:r>
      <w:r>
        <w:rPr/>
        <w:fldChar w:fldCharType="begin"/>
      </w:r>
      <w:r>
        <w:instrText> REF BMfig_S_age \h </w:instrText>
      </w:r>
      <w:r>
        <w:fldChar w:fldCharType="separate"/>
      </w:r>
      <w:r>
        <w:t>5</w:t>
      </w:r>
      <w:r>
        <w:fldChar w:fldCharType="end"/>
      </w:r>
      <w:r>
        <w:fldChar w:fldCharType="begin"/>
      </w:r>
      <w:r>
        <w:instrText> TC "7  Predicted random coefficients  for gene g (y-axis) and random effect j (panel headers). Positive and negative coefficient indicates direct positive and negative dependence of the given gene’s read count ratio on age, respectively, while zero coefficient suggests independence of age. Compare with Fig. . " \l 1 </w:instrText>
      </w:r>
      <w:r>
        <w:fldChar w:fldCharType="separate"/>
      </w:r>
      <w:r>
        <w:rPr/>
      </w:r>
      <w:r>
        <w:fldChar w:fldCharType="end"/>
      </w:r>
      <w:r>
        <w:br w:type="page"/>
      </w:r>
    </w:p>
    <w:p>
      <w:pPr>
        <w:pStyle w:val="Heading3"/>
        <w:widowControl/>
        <w:spacing w:before="360" w:after="120"/>
        <w:rPr/>
      </w:pPr>
      <w:r>
        <w:rPr/>
        <w:t>8.2  Supplementary tables with legends</w:t>
      </w:r>
    </w:p>
    <w:p>
      <w:pPr>
        <w:pStyle w:val="Table"/>
        <w:spacing w:before="300" w:after="0"/>
        <w:rPr/>
      </w:pPr>
      <w:r>
        <w:rPr/>
        <w:t xml:space="preserve"> </w:t>
      </w:r>
    </w:p>
    <w:p>
      <w:pPr>
        <w:pStyle w:val="Table"/>
        <w:rPr/>
      </w:pPr>
      <w:r>
        <w:rPr/>
      </w:r>
    </w:p>
    <w:tbl>
      <w:tblPr>
        <w:tblW w:w="6899" w:type="dxa"/>
        <w:jc w:val="left"/>
        <w:tblInd w:w="0" w:type="dxa"/>
        <w:tblBorders>
          <w:bottom w:val="single" w:sz="6" w:space="0" w:color="00000A"/>
          <w:right w:val="single" w:sz="6" w:space="0" w:color="00000A"/>
          <w:insideH w:val="single" w:sz="6" w:space="0" w:color="00000A"/>
          <w:insideV w:val="single" w:sz="6" w:space="0" w:color="00000A"/>
        </w:tblBorders>
        <w:tblCellMar>
          <w:top w:w="0" w:type="dxa"/>
          <w:left w:w="0" w:type="dxa"/>
          <w:bottom w:w="0" w:type="dxa"/>
          <w:right w:w="0" w:type="dxa"/>
        </w:tblCellMar>
        <w:tblLook w:val="0000" w:noVBand="0" w:noHBand="0" w:lastColumn="0" w:firstColumn="0" w:lastRow="0" w:firstRow="0"/>
      </w:tblPr>
      <w:tblGrid>
        <w:gridCol w:w="2950"/>
        <w:gridCol w:w="3948"/>
      </w:tblGrid>
      <w:tr>
        <w:trPr/>
        <w:tc>
          <w:tcPr>
            <w:tcW w:w="2950" w:type="dxa"/>
            <w:tcBorders>
              <w:bottom w:val="single" w:sz="6" w:space="0" w:color="00000A"/>
              <w:right w:val="single" w:sz="6" w:space="0" w:color="00000A"/>
              <w:insideH w:val="single" w:sz="6" w:space="0" w:color="00000A"/>
              <w:insideV w:val="single" w:sz="6" w:space="0" w:color="00000A"/>
            </w:tcBorders>
            <w:shd w:fill="auto" w:val="clear"/>
          </w:tcPr>
          <w:p>
            <w:pPr>
              <w:pStyle w:val="Normal"/>
              <w:jc w:val="right"/>
              <w:rPr/>
            </w:pPr>
            <w:r>
              <w:rPr/>
              <w:t>explanatory variable</w:t>
            </w:r>
          </w:p>
        </w:tc>
        <w:tc>
          <w:tcPr>
            <w:tcW w:w="3948" w:type="dxa"/>
            <w:tcBorders>
              <w:left w:val="single" w:sz="6" w:space="0" w:color="00000A"/>
              <w:bottom w:val="single" w:sz="6" w:space="0" w:color="00000A"/>
              <w:insideH w:val="single" w:sz="6" w:space="0" w:color="00000A"/>
            </w:tcBorders>
            <w:shd w:fill="auto" w:val="clear"/>
            <w:tcMar>
              <w:left w:w="-7" w:type="dxa"/>
            </w:tcMar>
          </w:tcPr>
          <w:p>
            <w:pPr>
              <w:pStyle w:val="Normal"/>
              <w:jc w:val="left"/>
              <w:rPr/>
            </w:pPr>
            <w:r>
              <w:rPr/>
              <w:t>levels</w:t>
            </w:r>
          </w:p>
        </w:tc>
      </w:tr>
      <w:tr>
        <w:trPr/>
        <w:tc>
          <w:tcPr>
            <w:tcW w:w="2950" w:type="dxa"/>
            <w:tcBorders>
              <w:right w:val="single" w:sz="6" w:space="0" w:color="00000A"/>
              <w:insideV w:val="single" w:sz="6" w:space="0" w:color="00000A"/>
            </w:tcBorders>
            <w:shd w:fill="auto" w:val="clear"/>
          </w:tcPr>
          <w:p>
            <w:pPr>
              <w:pStyle w:val="Normal"/>
              <w:jc w:val="right"/>
              <w:rPr/>
            </w:pPr>
            <w:r>
              <w:rPr/>
              <w:t xml:space="preserve"> </w:t>
            </w:r>
            <w:r>
              <w:rPr/>
              <w:t>Age</w:t>
            </w:r>
          </w:p>
        </w:tc>
        <w:tc>
          <w:tcPr>
            <w:tcW w:w="3948" w:type="dxa"/>
            <w:tcBorders>
              <w:left w:val="single" w:sz="6" w:space="0" w:color="00000A"/>
            </w:tcBorders>
            <w:shd w:fill="auto" w:val="clear"/>
            <w:tcMar>
              <w:left w:w="-7" w:type="dxa"/>
            </w:tcMar>
          </w:tcPr>
          <w:p>
            <w:pPr>
              <w:pStyle w:val="Normal"/>
              <w:jc w:val="left"/>
              <w:rPr/>
            </w:pPr>
            <w:r>
              <w:rPr/>
            </w:r>
          </w:p>
        </w:tc>
      </w:tr>
      <w:tr>
        <w:trPr/>
        <w:tc>
          <w:tcPr>
            <w:tcW w:w="2950" w:type="dxa"/>
            <w:tcBorders>
              <w:right w:val="single" w:sz="6" w:space="0" w:color="00000A"/>
              <w:insideV w:val="single" w:sz="6" w:space="0" w:color="00000A"/>
            </w:tcBorders>
            <w:shd w:fill="auto" w:val="clear"/>
          </w:tcPr>
          <w:p>
            <w:pPr>
              <w:pStyle w:val="Normal"/>
              <w:jc w:val="right"/>
              <w:rPr/>
            </w:pPr>
            <w:r>
              <w:rPr/>
              <w:t>Institution</w:t>
            </w:r>
          </w:p>
        </w:tc>
        <w:tc>
          <w:tcPr>
            <w:tcW w:w="3948" w:type="dxa"/>
            <w:tcBorders>
              <w:left w:val="single" w:sz="6" w:space="0" w:color="00000A"/>
            </w:tcBorders>
            <w:shd w:fill="auto" w:val="clear"/>
            <w:tcMar>
              <w:left w:w="-7" w:type="dxa"/>
            </w:tcMar>
          </w:tcPr>
          <w:p>
            <w:pPr>
              <w:pStyle w:val="Normal"/>
              <w:jc w:val="left"/>
              <w:rPr/>
            </w:pPr>
            <w:r>
              <w:rPr/>
              <w:t>[MSSM], Penn, Pitt</w:t>
            </w:r>
          </w:p>
        </w:tc>
      </w:tr>
      <w:tr>
        <w:trPr/>
        <w:tc>
          <w:tcPr>
            <w:tcW w:w="2950" w:type="dxa"/>
            <w:tcBorders>
              <w:right w:val="single" w:sz="6" w:space="0" w:color="00000A"/>
              <w:insideV w:val="single" w:sz="6" w:space="0" w:color="00000A"/>
            </w:tcBorders>
            <w:shd w:fill="auto" w:val="clear"/>
          </w:tcPr>
          <w:p>
            <w:pPr>
              <w:pStyle w:val="Normal"/>
              <w:jc w:val="right"/>
              <w:rPr/>
            </w:pPr>
            <w:r>
              <w:rPr/>
              <w:t>Gender</w:t>
            </w:r>
          </w:p>
        </w:tc>
        <w:tc>
          <w:tcPr>
            <w:tcW w:w="3948" w:type="dxa"/>
            <w:tcBorders>
              <w:left w:val="single" w:sz="6" w:space="0" w:color="00000A"/>
            </w:tcBorders>
            <w:shd w:fill="auto" w:val="clear"/>
            <w:tcMar>
              <w:left w:w="-7" w:type="dxa"/>
            </w:tcMar>
          </w:tcPr>
          <w:p>
            <w:pPr>
              <w:pStyle w:val="Normal"/>
              <w:jc w:val="left"/>
              <w:rPr/>
            </w:pPr>
            <w:r>
              <w:rPr/>
              <w:t>[Female], Male</w:t>
            </w:r>
          </w:p>
        </w:tc>
      </w:tr>
      <w:tr>
        <w:trPr/>
        <w:tc>
          <w:tcPr>
            <w:tcW w:w="2950" w:type="dxa"/>
            <w:tcBorders>
              <w:right w:val="single" w:sz="6" w:space="0" w:color="00000A"/>
              <w:insideV w:val="single" w:sz="6" w:space="0" w:color="00000A"/>
            </w:tcBorders>
            <w:shd w:fill="auto" w:val="clear"/>
          </w:tcPr>
          <w:p>
            <w:pPr>
              <w:pStyle w:val="Normal"/>
              <w:jc w:val="right"/>
              <w:rPr/>
            </w:pPr>
            <w:r>
              <w:rPr/>
              <w:t>PMI</w:t>
            </w:r>
          </w:p>
        </w:tc>
        <w:tc>
          <w:tcPr>
            <w:tcW w:w="3948" w:type="dxa"/>
            <w:tcBorders>
              <w:left w:val="single" w:sz="6" w:space="0" w:color="00000A"/>
            </w:tcBorders>
            <w:shd w:fill="auto" w:val="clear"/>
            <w:tcMar>
              <w:left w:w="-7" w:type="dxa"/>
            </w:tcMar>
          </w:tcPr>
          <w:p>
            <w:pPr>
              <w:pStyle w:val="Normal"/>
              <w:jc w:val="left"/>
              <w:rPr/>
            </w:pPr>
            <w:r>
              <w:rPr/>
            </w:r>
          </w:p>
        </w:tc>
      </w:tr>
      <w:tr>
        <w:trPr/>
        <w:tc>
          <w:tcPr>
            <w:tcW w:w="2950" w:type="dxa"/>
            <w:tcBorders>
              <w:right w:val="single" w:sz="6" w:space="0" w:color="00000A"/>
              <w:insideV w:val="single" w:sz="6" w:space="0" w:color="00000A"/>
            </w:tcBorders>
            <w:shd w:fill="auto" w:val="clear"/>
          </w:tcPr>
          <w:p>
            <w:pPr>
              <w:pStyle w:val="Normal"/>
              <w:jc w:val="right"/>
              <w:rPr/>
            </w:pPr>
            <w:r>
              <w:rPr/>
              <w:t>Dx</w:t>
            </w:r>
          </w:p>
        </w:tc>
        <w:tc>
          <w:tcPr>
            <w:tcW w:w="3948" w:type="dxa"/>
            <w:tcBorders>
              <w:left w:val="single" w:sz="6" w:space="0" w:color="00000A"/>
            </w:tcBorders>
            <w:shd w:fill="auto" w:val="clear"/>
            <w:tcMar>
              <w:left w:w="-7" w:type="dxa"/>
            </w:tcMar>
          </w:tcPr>
          <w:p>
            <w:pPr>
              <w:pStyle w:val="Normal"/>
              <w:jc w:val="left"/>
              <w:rPr/>
            </w:pPr>
            <w:r>
              <w:rPr/>
              <w:t>[Control], SCZ, AFF</w:t>
            </w:r>
          </w:p>
        </w:tc>
      </w:tr>
      <w:tr>
        <w:trPr/>
        <w:tc>
          <w:tcPr>
            <w:tcW w:w="2950" w:type="dxa"/>
            <w:tcBorders>
              <w:right w:val="single" w:sz="6" w:space="0" w:color="00000A"/>
              <w:insideV w:val="single" w:sz="6" w:space="0" w:color="00000A"/>
            </w:tcBorders>
            <w:shd w:fill="auto" w:val="clear"/>
          </w:tcPr>
          <w:p>
            <w:pPr>
              <w:pStyle w:val="Normal"/>
              <w:jc w:val="right"/>
              <w:rPr/>
            </w:pPr>
            <w:r>
              <w:rPr/>
              <w:t>RIN</w:t>
            </w:r>
          </w:p>
        </w:tc>
        <w:tc>
          <w:tcPr>
            <w:tcW w:w="3948" w:type="dxa"/>
            <w:tcBorders>
              <w:left w:val="single" w:sz="6" w:space="0" w:color="00000A"/>
            </w:tcBorders>
            <w:shd w:fill="auto" w:val="clear"/>
            <w:tcMar>
              <w:left w:w="-7" w:type="dxa"/>
            </w:tcMar>
          </w:tcPr>
          <w:p>
            <w:pPr>
              <w:pStyle w:val="Normal"/>
              <w:jc w:val="left"/>
              <w:rPr/>
            </w:pPr>
            <w:r>
              <w:rPr/>
            </w:r>
          </w:p>
        </w:tc>
      </w:tr>
      <w:tr>
        <w:trPr/>
        <w:tc>
          <w:tcPr>
            <w:tcW w:w="2950" w:type="dxa"/>
            <w:tcBorders>
              <w:right w:val="single" w:sz="6" w:space="0" w:color="00000A"/>
              <w:insideV w:val="single" w:sz="6" w:space="0" w:color="00000A"/>
            </w:tcBorders>
            <w:shd w:fill="auto" w:val="clear"/>
          </w:tcPr>
          <w:p>
            <w:pPr>
              <w:pStyle w:val="Normal"/>
              <w:jc w:val="right"/>
              <w:rPr/>
            </w:pPr>
            <w:r>
              <w:rPr/>
              <w:t>RNA_batch</w:t>
            </w:r>
          </w:p>
        </w:tc>
        <w:tc>
          <w:tcPr>
            <w:tcW w:w="3948" w:type="dxa"/>
            <w:tcBorders>
              <w:left w:val="single" w:sz="6" w:space="0" w:color="00000A"/>
            </w:tcBorders>
            <w:shd w:fill="auto" w:val="clear"/>
            <w:tcMar>
              <w:left w:w="-7" w:type="dxa"/>
            </w:tcMar>
          </w:tcPr>
          <w:p>
            <w:pPr>
              <w:pStyle w:val="Normal"/>
              <w:jc w:val="left"/>
              <w:rPr/>
            </w:pPr>
            <w:r>
              <w:rPr/>
              <w:t>[A], B, C, D, E, F, G, H, 0</w:t>
            </w:r>
          </w:p>
        </w:tc>
      </w:tr>
      <w:tr>
        <w:trPr/>
        <w:tc>
          <w:tcPr>
            <w:tcW w:w="2950" w:type="dxa"/>
            <w:tcBorders>
              <w:right w:val="single" w:sz="6" w:space="0" w:color="00000A"/>
              <w:insideV w:val="single" w:sz="6" w:space="0" w:color="00000A"/>
            </w:tcBorders>
            <w:shd w:fill="auto" w:val="clear"/>
          </w:tcPr>
          <w:p>
            <w:pPr>
              <w:pStyle w:val="Normal"/>
              <w:jc w:val="right"/>
              <w:rPr/>
            </w:pPr>
            <w:r>
              <w:rPr/>
              <w:t>Ancestry.1</w:t>
            </w:r>
          </w:p>
        </w:tc>
        <w:tc>
          <w:tcPr>
            <w:tcW w:w="3948" w:type="dxa"/>
            <w:tcBorders>
              <w:left w:val="single" w:sz="6" w:space="0" w:color="00000A"/>
            </w:tcBorders>
            <w:shd w:fill="auto" w:val="clear"/>
            <w:tcMar>
              <w:left w:w="-7" w:type="dxa"/>
            </w:tcMar>
          </w:tcPr>
          <w:p>
            <w:pPr>
              <w:pStyle w:val="Normal"/>
              <w:jc w:val="left"/>
              <w:rPr/>
            </w:pPr>
            <w:r>
              <w:rPr/>
            </w:r>
          </w:p>
        </w:tc>
      </w:tr>
      <w:tr>
        <w:trPr/>
        <w:tc>
          <w:tcPr>
            <w:tcW w:w="2950" w:type="dxa"/>
            <w:tcBorders>
              <w:right w:val="single" w:sz="6" w:space="0" w:color="00000A"/>
              <w:insideV w:val="single" w:sz="6" w:space="0" w:color="00000A"/>
            </w:tcBorders>
            <w:shd w:fill="auto" w:val="clear"/>
          </w:tcPr>
          <w:p>
            <w:pPr>
              <w:pStyle w:val="Normal"/>
              <w:jc w:val="right"/>
              <w:rPr/>
            </w:pPr>
            <w:r>
              <w:rPr>
                <w:rFonts w:eastAsia="MS Mincho" w:cs="MS Mincho" w:ascii="MS Mincho" w:hAnsi="MS Mincho"/>
              </w:rPr>
              <w:t>⋮</w:t>
            </w:r>
          </w:p>
        </w:tc>
        <w:tc>
          <w:tcPr>
            <w:tcW w:w="3948" w:type="dxa"/>
            <w:tcBorders>
              <w:left w:val="single" w:sz="6" w:space="0" w:color="00000A"/>
            </w:tcBorders>
            <w:shd w:fill="auto" w:val="clear"/>
            <w:tcMar>
              <w:left w:w="-7" w:type="dxa"/>
            </w:tcMar>
          </w:tcPr>
          <w:p>
            <w:pPr>
              <w:pStyle w:val="Normal"/>
              <w:jc w:val="left"/>
              <w:rPr/>
            </w:pPr>
            <w:r>
              <w:rPr/>
            </w:r>
          </w:p>
        </w:tc>
      </w:tr>
      <w:tr>
        <w:trPr/>
        <w:tc>
          <w:tcPr>
            <w:tcW w:w="2950" w:type="dxa"/>
            <w:tcBorders>
              <w:right w:val="single" w:sz="6" w:space="0" w:color="00000A"/>
              <w:insideV w:val="single" w:sz="6" w:space="0" w:color="00000A"/>
            </w:tcBorders>
            <w:shd w:fill="auto" w:val="clear"/>
          </w:tcPr>
          <w:p>
            <w:pPr>
              <w:pStyle w:val="Normal"/>
              <w:jc w:val="right"/>
              <w:rPr/>
            </w:pPr>
            <w:r>
              <w:rPr/>
              <w:t>Ancestry.5</w:t>
            </w:r>
          </w:p>
        </w:tc>
        <w:tc>
          <w:tcPr>
            <w:tcW w:w="3948" w:type="dxa"/>
            <w:tcBorders>
              <w:left w:val="single" w:sz="6" w:space="0" w:color="00000A"/>
            </w:tcBorders>
            <w:shd w:fill="auto" w:val="clear"/>
            <w:tcMar>
              <w:left w:w="-7" w:type="dxa"/>
            </w:tcMar>
          </w:tcPr>
          <w:p>
            <w:pPr>
              <w:pStyle w:val="Normal"/>
              <w:jc w:val="left"/>
              <w:rPr/>
            </w:pPr>
            <w:r>
              <w:rPr/>
            </w:r>
          </w:p>
        </w:tc>
      </w:tr>
    </w:tbl>
    <w:p>
      <w:pPr>
        <w:pStyle w:val="Table"/>
        <w:spacing w:before="300" w:after="0"/>
        <w:rPr/>
      </w:pPr>
      <w:r>
        <w:rPr/>
        <w:t xml:space="preserve"> </w:t>
      </w:r>
    </w:p>
    <w:p>
      <w:pPr>
        <w:pStyle w:val="Caption1"/>
        <w:rPr/>
      </w:pPr>
      <w:r>
        <w:rPr/>
        <w:t xml:space="preserve">Table </w:t>
      </w:r>
      <w:bookmarkStart w:id="39" w:name="BMtab_predictors"/>
      <w:r>
        <w:rPr/>
        <w:t>1</w:t>
      </w:r>
      <w:bookmarkEnd w:id="39"/>
      <w:r>
        <w:rPr/>
        <w:t xml:space="preserve">:  </w:t>
      </w:r>
      <w:r>
        <w:rPr>
          <w:i/>
          <w:iCs/>
        </w:rPr>
        <w:t>Left column:</w:t>
      </w:r>
      <w:r>
        <w:rPr/>
        <w:t xml:space="preserve"> explanatory variables of read count ratio. </w:t>
      </w:r>
      <w:r>
        <w:rPr>
          <w:i/>
          <w:iCs/>
        </w:rPr>
        <w:t>Right column:</w:t>
      </w:r>
      <w:r>
        <w:rPr/>
        <w:t xml:space="preserve"> levels of each factor-valued (i.e. categorical) variable. Square brackets [...] surround the baseline level against which other levels are contrasted. </w:t>
      </w:r>
      <w:r>
        <w:rPr>
          <w:i/>
          <w:iCs/>
        </w:rPr>
        <w:t>Abbreviations:</w:t>
      </w:r>
      <w:r>
        <w:rPr/>
        <w:t xml:space="preserve"> PMI: post-mortem interval; Dx: disease status; AFF: affective spectrum disorder; SCZ: schizophrenia; RIN: RNA integrity number; Ancestry.</w:t>
      </w:r>
      <w:r>
        <w:rPr>
          <w:i/>
          <w:iCs/>
        </w:rPr>
        <w:t>k</w:t>
      </w:r>
      <w:r>
        <w:rPr/>
        <w:t xml:space="preserve">: the </w:t>
      </w:r>
      <w:r>
        <w:rPr>
          <w:i/>
          <w:iCs/>
        </w:rPr>
        <w:t>k</w:t>
      </w:r>
      <w:r>
        <w:rPr/>
        <w:t>-th eigenvalue from the decomposition of genotypes indicating population structure.</w:t>
      </w:r>
      <w:r>
        <w:fldChar w:fldCharType="begin"/>
      </w:r>
      <w:r>
        <w:instrText> TC "1  Left column: explanatory variables of read count ratio. Right column: levels of each factor-valued (i.e. categorical) variable. Square brackets [...] surround the baseline level against which other levels are contrasted. Abbreviations: PMI: post-mortem interval; Dx: disease status; AFF: affective spectrum disorder; SCZ: schizophrenia; RIN: RNA integrity number; Ancestry.k: the k-th eigenvalue from the decomposition of genotypes indicating population structure." \l 1 </w:instrText>
      </w:r>
      <w:r>
        <w:fldChar w:fldCharType="separate"/>
      </w:r>
      <w:r>
        <w:rPr/>
      </w:r>
      <w:r>
        <w:fldChar w:fldCharType="end"/>
      </w:r>
    </w:p>
    <w:p>
      <w:pPr>
        <w:pStyle w:val="Table"/>
        <w:spacing w:before="480" w:after="0"/>
        <w:rPr/>
      </w:pPr>
      <w:r>
        <w:rPr/>
        <w:t xml:space="preserve"> </w:t>
      </w:r>
    </w:p>
    <w:p>
      <w:pPr>
        <w:pStyle w:val="Table"/>
        <w:rPr/>
      </w:pPr>
      <w:r>
        <w:rPr/>
      </w:r>
    </w:p>
    <w:tbl>
      <w:tblPr>
        <w:tblW w:w="6899" w:type="dxa"/>
        <w:jc w:val="left"/>
        <w:tblInd w:w="0" w:type="dxa"/>
        <w:tblBorders>
          <w:bottom w:val="single" w:sz="6" w:space="0" w:color="00000A"/>
          <w:insideH w:val="single" w:sz="6" w:space="0" w:color="00000A"/>
        </w:tblBorders>
        <w:tblCellMar>
          <w:top w:w="0" w:type="dxa"/>
          <w:left w:w="0" w:type="dxa"/>
          <w:bottom w:w="0" w:type="dxa"/>
          <w:right w:w="0" w:type="dxa"/>
        </w:tblCellMar>
        <w:tblLook w:val="0000" w:noVBand="0" w:noHBand="0" w:lastColumn="0" w:firstColumn="0" w:lastRow="0" w:firstRow="0"/>
      </w:tblPr>
      <w:tblGrid>
        <w:gridCol w:w="4781"/>
        <w:gridCol w:w="637"/>
        <w:gridCol w:w="1481"/>
      </w:tblGrid>
      <w:tr>
        <w:trPr/>
        <w:tc>
          <w:tcPr>
            <w:tcW w:w="4781" w:type="dxa"/>
            <w:tcBorders>
              <w:bottom w:val="single" w:sz="6" w:space="0" w:color="00000A"/>
              <w:insideH w:val="single" w:sz="6" w:space="0" w:color="00000A"/>
            </w:tcBorders>
            <w:shd w:fill="auto" w:val="clear"/>
          </w:tcPr>
          <w:p>
            <w:pPr>
              <w:pStyle w:val="Normal"/>
              <w:jc w:val="center"/>
              <w:rPr/>
            </w:pPr>
            <w:r>
              <w:rPr/>
              <w:t>model family</w:t>
            </w:r>
          </w:p>
        </w:tc>
        <w:tc>
          <w:tcPr>
            <w:tcW w:w="637" w:type="dxa"/>
            <w:tcBorders>
              <w:bottom w:val="single" w:sz="6" w:space="0" w:color="00000A"/>
              <w:insideH w:val="single" w:sz="6" w:space="0" w:color="00000A"/>
            </w:tcBorders>
            <w:shd w:fill="auto" w:val="clear"/>
          </w:tcPr>
          <w:p>
            <w:pPr>
              <w:pStyle w:val="Normal"/>
              <w:jc w:val="center"/>
              <w:rPr/>
            </w:pPr>
            <w:r>
              <w:rPr/>
              <w:t>abbrev.</w:t>
            </w:r>
          </w:p>
        </w:tc>
        <w:tc>
          <w:tcPr>
            <w:tcW w:w="1481" w:type="dxa"/>
            <w:tcBorders>
              <w:bottom w:val="single" w:sz="6" w:space="0" w:color="00000A"/>
              <w:insideH w:val="single" w:sz="6" w:space="0" w:color="00000A"/>
            </w:tcBorders>
            <w:shd w:fill="auto" w:val="clear"/>
          </w:tcPr>
          <w:p>
            <w:pPr>
              <w:pStyle w:val="Normal"/>
              <w:jc w:val="center"/>
              <w:rPr/>
            </w:pPr>
            <w:r>
              <w:rPr/>
              <w:t>response var. </w:t>
            </w:r>
          </w:p>
        </w:tc>
      </w:tr>
      <w:tr>
        <w:trPr/>
        <w:tc>
          <w:tcPr>
            <w:tcW w:w="4781" w:type="dxa"/>
            <w:tcBorders/>
            <w:shd w:fill="auto" w:val="clear"/>
          </w:tcPr>
          <w:p>
            <w:pPr>
              <w:pStyle w:val="Normal"/>
              <w:jc w:val="center"/>
              <w:rPr/>
            </w:pPr>
            <w:r>
              <w:rPr/>
              <w:t xml:space="preserve"> </w:t>
            </w:r>
            <w:r>
              <w:rPr>
                <w:i/>
                <w:iCs/>
              </w:rPr>
              <w:t>u</w:t>
            </w:r>
            <w:r>
              <w:rPr/>
              <w:t xml:space="preserve">nweighted </w:t>
            </w:r>
            <w:r>
              <w:rPr>
                <w:i/>
                <w:iCs/>
              </w:rPr>
              <w:t>n</w:t>
            </w:r>
            <w:r>
              <w:rPr/>
              <w:t xml:space="preserve">ormal </w:t>
            </w:r>
            <w:r>
              <w:rPr>
                <w:i/>
                <w:iCs/>
              </w:rPr>
              <w:t>l</w:t>
            </w:r>
            <w:r>
              <w:rPr/>
              <w:t>inear</w:t>
            </w:r>
          </w:p>
        </w:tc>
        <w:tc>
          <w:tcPr>
            <w:tcW w:w="637" w:type="dxa"/>
            <w:tcBorders/>
            <w:shd w:fill="auto" w:val="clear"/>
          </w:tcPr>
          <w:p>
            <w:pPr>
              <w:pStyle w:val="Normal"/>
              <w:jc w:val="center"/>
              <w:rPr/>
            </w:pPr>
            <w:r>
              <w:rPr/>
              <w:t>unlm</w:t>
            </w:r>
          </w:p>
        </w:tc>
        <w:tc>
          <w:tcPr>
            <w:tcW w:w="1481" w:type="dxa"/>
            <w:tcBorders/>
            <w:shd w:fill="auto" w:val="clear"/>
          </w:tcPr>
          <w:p>
            <w:pPr>
              <w:pStyle w:val="Normal"/>
              <w:jc w:val="center"/>
              <w:rPr/>
            </w:pPr>
            <w:r>
              <w:rPr>
                <w:i/>
                <w:iCs/>
              </w:rPr>
              <w:t>S</w:t>
            </w:r>
            <w:r>
              <w:rPr/>
              <w:t>,</w:t>
            </w:r>
            <w:r>
              <w:rPr>
                <w:i/>
                <w:iCs/>
              </w:rPr>
              <w:t>Q</w:t>
            </w:r>
            <w:r>
              <w:rPr/>
              <w:t xml:space="preserve">, or </w:t>
            </w:r>
            <w:r>
              <w:rPr>
                <w:i/>
                <w:iCs/>
              </w:rPr>
              <w:t>R</w:t>
            </w:r>
          </w:p>
        </w:tc>
      </w:tr>
      <w:tr>
        <w:trPr/>
        <w:tc>
          <w:tcPr>
            <w:tcW w:w="4781" w:type="dxa"/>
            <w:tcBorders/>
            <w:shd w:fill="auto" w:val="clear"/>
          </w:tcPr>
          <w:p>
            <w:pPr>
              <w:pStyle w:val="Normal"/>
              <w:jc w:val="center"/>
              <w:rPr/>
            </w:pPr>
            <w:r>
              <w:rPr>
                <w:i/>
                <w:iCs/>
              </w:rPr>
              <w:t>w</w:t>
            </w:r>
            <w:r>
              <w:rPr/>
              <w:t xml:space="preserve">eighted </w:t>
            </w:r>
            <w:r>
              <w:rPr>
                <w:i/>
                <w:iCs/>
              </w:rPr>
              <w:t>n</w:t>
            </w:r>
            <w:r>
              <w:rPr/>
              <w:t xml:space="preserve">ormal </w:t>
            </w:r>
            <w:r>
              <w:rPr>
                <w:i/>
                <w:iCs/>
              </w:rPr>
              <w:t>l</w:t>
            </w:r>
            <w:r>
              <w:rPr/>
              <w:t>inear</w:t>
            </w:r>
          </w:p>
        </w:tc>
        <w:tc>
          <w:tcPr>
            <w:tcW w:w="637" w:type="dxa"/>
            <w:tcBorders/>
            <w:shd w:fill="auto" w:val="clear"/>
          </w:tcPr>
          <w:p>
            <w:pPr>
              <w:pStyle w:val="Normal"/>
              <w:jc w:val="center"/>
              <w:rPr/>
            </w:pPr>
            <w:r>
              <w:rPr/>
              <w:t>wnlm</w:t>
            </w:r>
          </w:p>
        </w:tc>
        <w:tc>
          <w:tcPr>
            <w:tcW w:w="1481" w:type="dxa"/>
            <w:tcBorders/>
            <w:shd w:fill="auto" w:val="clear"/>
          </w:tcPr>
          <w:p>
            <w:pPr>
              <w:pStyle w:val="Normal"/>
              <w:jc w:val="center"/>
              <w:rPr/>
            </w:pPr>
            <w:r>
              <w:rPr>
                <w:i/>
                <w:iCs/>
              </w:rPr>
              <w:t>S</w:t>
            </w:r>
            <w:r>
              <w:rPr/>
              <w:t>,</w:t>
            </w:r>
            <w:r>
              <w:rPr>
                <w:i/>
                <w:iCs/>
              </w:rPr>
              <w:t>Q</w:t>
            </w:r>
            <w:r>
              <w:rPr/>
              <w:t xml:space="preserve">, or </w:t>
            </w:r>
            <w:r>
              <w:rPr>
                <w:i/>
                <w:iCs/>
              </w:rPr>
              <w:t>R</w:t>
            </w:r>
          </w:p>
        </w:tc>
      </w:tr>
      <w:tr>
        <w:trPr/>
        <w:tc>
          <w:tcPr>
            <w:tcW w:w="4781" w:type="dxa"/>
            <w:tcBorders/>
            <w:shd w:fill="auto" w:val="clear"/>
          </w:tcPr>
          <w:p>
            <w:pPr>
              <w:pStyle w:val="Normal"/>
              <w:jc w:val="center"/>
              <w:rPr/>
            </w:pPr>
            <w:r>
              <w:rPr>
                <w:i/>
                <w:iCs/>
              </w:rPr>
              <w:t>logi</w:t>
            </w:r>
            <w:r>
              <w:rPr/>
              <w:t>stic</w:t>
            </w:r>
          </w:p>
        </w:tc>
        <w:tc>
          <w:tcPr>
            <w:tcW w:w="637" w:type="dxa"/>
            <w:tcBorders/>
            <w:shd w:fill="auto" w:val="clear"/>
          </w:tcPr>
          <w:p>
            <w:pPr>
              <w:pStyle w:val="Normal"/>
              <w:jc w:val="center"/>
              <w:rPr/>
            </w:pPr>
            <w:r>
              <w:rPr/>
              <w:t>logi</w:t>
            </w:r>
          </w:p>
        </w:tc>
        <w:tc>
          <w:tcPr>
            <w:tcW w:w="1481" w:type="dxa"/>
            <w:tcBorders/>
            <w:shd w:fill="auto" w:val="clear"/>
          </w:tcPr>
          <w:p>
            <w:pPr>
              <w:pStyle w:val="Normal"/>
              <w:jc w:val="center"/>
              <w:rPr/>
            </w:pPr>
            <w:r>
              <w:rPr>
                <w:i/>
                <w:iCs/>
              </w:rPr>
              <w:t>S</w:t>
            </w:r>
          </w:p>
        </w:tc>
      </w:tr>
      <w:tr>
        <w:trPr/>
        <w:tc>
          <w:tcPr>
            <w:tcW w:w="4781" w:type="dxa"/>
            <w:tcBorders/>
            <w:shd w:fill="auto" w:val="clear"/>
          </w:tcPr>
          <w:p>
            <w:pPr>
              <w:pStyle w:val="Normal"/>
              <w:jc w:val="center"/>
              <w:rPr/>
            </w:pPr>
            <w:r>
              <w:rPr>
                <w:i/>
                <w:iCs/>
              </w:rPr>
              <w:t>logi</w:t>
            </w:r>
            <w:r>
              <w:rPr/>
              <w:t>stic,  down-scaled link fun. </w:t>
            </w:r>
          </w:p>
        </w:tc>
        <w:tc>
          <w:tcPr>
            <w:tcW w:w="637" w:type="dxa"/>
            <w:tcBorders/>
            <w:shd w:fill="auto" w:val="clear"/>
          </w:tcPr>
          <w:p>
            <w:pPr>
              <w:pStyle w:val="Normal"/>
              <w:jc w:val="center"/>
              <w:rPr/>
            </w:pPr>
            <w:r>
              <w:rPr/>
              <w:t>logi2</w:t>
            </w:r>
          </w:p>
        </w:tc>
        <w:tc>
          <w:tcPr>
            <w:tcW w:w="1481" w:type="dxa"/>
            <w:tcBorders/>
            <w:shd w:fill="auto" w:val="clear"/>
          </w:tcPr>
          <w:p>
            <w:pPr>
              <w:pStyle w:val="Normal"/>
              <w:jc w:val="center"/>
              <w:rPr/>
            </w:pPr>
            <w:r>
              <w:rPr>
                <w:i/>
                <w:iCs/>
              </w:rPr>
              <w:t>S</w:t>
            </w:r>
          </w:p>
        </w:tc>
      </w:tr>
    </w:tbl>
    <w:p>
      <w:pPr>
        <w:pStyle w:val="Table"/>
        <w:spacing w:before="480" w:after="0"/>
        <w:rPr/>
      </w:pPr>
      <w:r>
        <w:rPr/>
        <w:t xml:space="preserve"> </w:t>
      </w:r>
    </w:p>
    <w:p>
      <w:pPr>
        <w:pStyle w:val="Caption1"/>
        <w:keepLines/>
        <w:spacing w:before="120" w:after="120"/>
        <w:jc w:val="left"/>
        <w:rPr/>
      </w:pPr>
      <w:r>
        <w:rPr/>
        <w:t xml:space="preserve">Table </w:t>
      </w:r>
      <w:bookmarkStart w:id="40" w:name="BMtab_model_names"/>
      <w:r>
        <w:rPr/>
        <w:t>2</w:t>
      </w:r>
      <w:bookmarkEnd w:id="40"/>
      <w:r>
        <w:rPr/>
        <w:t xml:space="preserve">: Fitted regression model families, in which the response variable is the read count ratio with or without some transformation: </w:t>
      </w:r>
      <w:r>
        <w:rPr>
          <w:i/>
          <w:iCs/>
        </w:rPr>
        <w:t>S</w:t>
      </w:r>
      <w:r>
        <w:rPr/>
        <w:t xml:space="preserve">—untransformed, </w:t>
      </w:r>
      <w:r>
        <w:rPr>
          <w:i/>
          <w:iCs/>
        </w:rPr>
        <w:t>Q</w:t>
      </w:r>
      <w:r>
        <w:rPr/>
        <w:t>—</w:t>
      </w:r>
      <w:r>
        <w:rPr>
          <w:i/>
          <w:iCs/>
        </w:rPr>
        <w:t>q</w:t>
      </w:r>
      <w:r>
        <w:rPr/>
        <w:t xml:space="preserve">uasi-log-transformed, and </w:t>
      </w:r>
      <w:r>
        <w:rPr>
          <w:i/>
          <w:iCs/>
        </w:rPr>
        <w:t>R</w:t>
      </w:r>
      <w:r>
        <w:rPr/>
        <w:t>—</w:t>
      </w:r>
      <w:r>
        <w:rPr>
          <w:i/>
          <w:iCs/>
        </w:rPr>
        <w:t>r</w:t>
      </w:r>
      <w:r>
        <w:rPr/>
        <w:t>ank-transformed read count ratio. Diagnostic plots (Fig. </w:t>
      </w:r>
      <w:r>
        <w:rPr/>
        <w:fldChar w:fldCharType="begin"/>
      </w:r>
      <w:r>
        <w:instrText> REF BMfig_qqnorm_mixed \h </w:instrText>
      </w:r>
      <w:r>
        <w:fldChar w:fldCharType="separate"/>
      </w:r>
      <w:r>
        <w:t>5</w:t>
      </w:r>
      <w:r>
        <w:fldChar w:fldCharType="end"/>
      </w:r>
      <w:r>
        <w:rPr/>
        <w:t>, </w:t>
      </w:r>
      <w:r>
        <w:rPr/>
        <w:fldChar w:fldCharType="begin"/>
      </w:r>
      <w:r>
        <w:instrText> REF BMfig_homoscedas_mixed \h </w:instrText>
      </w:r>
      <w:r>
        <w:fldChar w:fldCharType="separate"/>
      </w:r>
      <w:r>
        <w:t>6</w:t>
      </w:r>
      <w:r>
        <w:fldChar w:fldCharType="end"/>
      </w:r>
      <w:r>
        <w:rPr/>
        <w:t xml:space="preserve">) and monitoring convergence suggested that the </w:t>
      </w:r>
      <w:r>
        <w:rPr>
          <w:i/>
          <w:iCs/>
        </w:rPr>
        <w:t>unlm</w:t>
      </w:r>
      <w:r>
        <w:rPr/>
        <w:t>.</w:t>
      </w:r>
      <w:r>
        <w:rPr>
          <w:i/>
          <w:iCs/>
        </w:rPr>
        <w:t>Q</w:t>
      </w:r>
      <w:r>
        <w:rPr/>
        <w:t xml:space="preserve"> combination allows the best fit for several linear predictors tested. </w:t>
      </w:r>
      <w:r>
        <w:rPr/>
        <w:fldChar w:fldCharType="begin"/>
      </w:r>
      <w:r>
        <w:instrText> REF BMfig_qqnorm_mixed \h </w:instrText>
      </w:r>
      <w:r>
        <w:fldChar w:fldCharType="separate"/>
      </w:r>
      <w:r>
        <w:t>5</w:t>
      </w:r>
      <w:r>
        <w:fldChar w:fldCharType="end"/>
      </w:r>
      <w:r>
        <w:rPr/>
        <w:fldChar w:fldCharType="begin"/>
      </w:r>
      <w:r>
        <w:instrText> REF BMfig_homoscedas_mixed \h </w:instrText>
      </w:r>
      <w:r>
        <w:fldChar w:fldCharType="separate"/>
      </w:r>
      <w:r>
        <w:t>6</w:t>
      </w:r>
      <w:r>
        <w:fldChar w:fldCharType="end"/>
      </w:r>
      <w:r>
        <w:fldChar w:fldCharType="begin"/>
      </w:r>
      <w:r>
        <w:instrText> TC "2 Fitted regression model families, in which the response variable is the read count ratio with or without some transformation: S—untransformed, Q—quasi-log-transformed, and R—rank-transformed read count ratio. Diagnostic plots (Fig. , ) and monitoring convergence suggested that the unlm.Q combination allows the best fit for several linear predictors tested. " \l 1 </w:instrText>
      </w:r>
      <w:r>
        <w:fldChar w:fldCharType="separate"/>
      </w:r>
      <w:r>
        <w:rPr/>
      </w:r>
      <w:r>
        <w:fldChar w:fldCharType="end"/>
      </w:r>
    </w:p>
    <w:sectPr>
      <w:footerReference w:type="default" r:id="rId16"/>
      <w:type w:val="nextPage"/>
      <w:pgSz w:w="12280" w:h="15900"/>
      <w:pgMar w:left="1842" w:right="1842" w:header="0" w:top="1908" w:footer="720" w:bottom="2862" w:gutter="0"/>
      <w:pgNumType w:fmt="decimal"/>
      <w:formProt w:val="false"/>
      <w:textDirection w:val="lrTb"/>
      <w:docGrid w:type="default" w:linePitch="240" w:charSpace="2047"/>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Menachem Fromer" w:date="2017-11-02T20:13:00Z" w:initials="MF">
    <w:p>
      <w:r>
        <w:rPr>
          <w:rFonts w:ascii="Liberation Serif" w:hAnsi="Liberation Serif" w:eastAsia="DejaVu Sans" w:cs="DejaVu Sans"/>
          <w:sz w:val="24"/>
          <w:szCs w:val="24"/>
          <w:lang w:val="en-US" w:eastAsia="en-US" w:bidi="en-US"/>
        </w:rPr>
        <w:t>Is this in fact your denominator?</w:t>
      </w:r>
    </w:p>
    <w:p>
      <w:r>
        <w:rPr>
          <w:rFonts w:ascii="Liberation Serif" w:hAnsi="Liberation Serif" w:eastAsia="DejaVu Sans" w:cs="DejaVu Sans"/>
          <w:sz w:val="24"/>
          <w:szCs w:val="24"/>
          <w:lang w:val="en-US" w:eastAsia="en-US" w:bidi="en-US"/>
        </w:rPr>
        <w:t>It probably should be here…</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Light">
    <w:charset w:val="01"/>
    <w:family w:val="roman"/>
    <w:pitch w:val="variable"/>
  </w:font>
  <w:font w:name="Calibri">
    <w:charset w:val="01"/>
    <w:family w:val="roman"/>
    <w:pitch w:val="variable"/>
  </w:font>
  <w:font w:name="Liberation Sans">
    <w:altName w:val="Arial"/>
    <w:charset w:val="01"/>
    <w:family w:val="swiss"/>
    <w:pitch w:val="variable"/>
  </w:font>
  <w:font w:name="Courier New">
    <w:charset w:val="01"/>
    <w:family w:val="roman"/>
    <w:pitch w:val="variable"/>
  </w:font>
  <w:font w:name="MS Mincho">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jc w:val="center"/>
      <w:rPr/>
    </w:pPr>
    <w:r>
      <w:rPr/>
    </w:r>
  </w:p>
</w:ftr>
</file>

<file path=word/settings.xml><?xml version="1.0" encoding="utf-8"?>
<w:settings xmlns:w="http://schemas.openxmlformats.org/wordprocessingml/2006/main">
  <w:zoom w:percent="110"/>
  <w:trackRevisions/>
  <w:embedSystemFonts/>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99" w:defSemiHidden="0" w:defUnhideWhenUsed="0" w:defQFormat="0" w:count="382">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lsdException w:name="toc 2" w:semiHidden="1"/>
    <w:lsdException w:name="toc 3" w:semiHidden="1"/>
    <w:lsdException w:name="toc 4" w:semiHidden="1"/>
    <w:lsdException w:name="toc 5" w:semiHidden="1"/>
    <w:lsdException w:name="toc 6" w:semiHidden="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lsdException w:name="annotation text" w:semiHidden="1" w:unhideWhenUsed="1"/>
    <w:lsdException w:name="header" w:semiHidden="1"/>
    <w:lsdException w:name="footer" w:semiHidden="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lsdException w:name="endnote text" w:semiHidden="1"/>
    <w:lsdException w:name="table of authorities" w:semiHidden="1" w:unhideWhenUsed="1"/>
    <w:lsdException w:name="macro" w:semiHidden="1" w:unhideWhenUsed="1"/>
    <w:lsdException w:name="toa heading" w:semiHidden="1" w:unhideWhenUsed="1"/>
    <w:lsdException w:name="List" w:semiHidden="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pPr>
      <w:widowControl/>
      <w:bidi w:val="0"/>
      <w:jc w:val="both"/>
    </w:pPr>
    <w:rPr>
      <w:rFonts w:ascii="Times New Roman" w:hAnsi="Times New Roman" w:eastAsia="Times New Roman" w:cs="Times New Roman"/>
      <w:color w:val="auto"/>
      <w:sz w:val="20"/>
      <w:szCs w:val="20"/>
      <w:lang w:val="en-US" w:eastAsia="en-US" w:bidi="ar-SA"/>
    </w:rPr>
  </w:style>
  <w:style w:type="paragraph" w:styleId="Heading1">
    <w:name w:val="Heading 1"/>
    <w:basedOn w:val="Normal"/>
    <w:next w:val="Normal"/>
    <w:link w:val="Heading1Char"/>
    <w:uiPriority w:val="99"/>
    <w:qFormat/>
    <w:pPr>
      <w:keepNext/>
      <w:widowControl w:val="false"/>
      <w:spacing w:before="240" w:after="120"/>
      <w:jc w:val="left"/>
      <w:outlineLvl w:val="0"/>
    </w:pPr>
    <w:rPr>
      <w:b/>
      <w:bCs/>
      <w:sz w:val="40"/>
      <w:szCs w:val="40"/>
    </w:rPr>
  </w:style>
  <w:style w:type="paragraph" w:styleId="Heading2">
    <w:name w:val="Heading 2"/>
    <w:basedOn w:val="Normal"/>
    <w:next w:val="Normal"/>
    <w:link w:val="Heading2Char"/>
    <w:uiPriority w:val="99"/>
    <w:qFormat/>
    <w:pPr>
      <w:keepNext/>
      <w:widowControl w:val="false"/>
      <w:spacing w:before="240" w:after="120"/>
      <w:jc w:val="left"/>
      <w:outlineLvl w:val="1"/>
    </w:pPr>
    <w:rPr>
      <w:b/>
      <w:bCs/>
      <w:sz w:val="32"/>
      <w:szCs w:val="32"/>
    </w:rPr>
  </w:style>
  <w:style w:type="paragraph" w:styleId="Heading3">
    <w:name w:val="Heading 3"/>
    <w:basedOn w:val="Normal"/>
    <w:next w:val="Normal"/>
    <w:link w:val="Heading3Char"/>
    <w:uiPriority w:val="99"/>
    <w:qFormat/>
    <w:pPr>
      <w:keepNext/>
      <w:widowControl w:val="false"/>
      <w:spacing w:before="240" w:after="120"/>
      <w:jc w:val="left"/>
      <w:outlineLvl w:val="2"/>
    </w:pPr>
    <w:rPr>
      <w:b/>
      <w:bCs/>
      <w:sz w:val="32"/>
      <w:szCs w:val="32"/>
    </w:rPr>
  </w:style>
  <w:style w:type="paragraph" w:styleId="Heading4">
    <w:name w:val="Heading 4"/>
    <w:basedOn w:val="Normal"/>
    <w:next w:val="Normal"/>
    <w:link w:val="Heading4Char"/>
    <w:uiPriority w:val="99"/>
    <w:qFormat/>
    <w:pPr>
      <w:keepNext/>
      <w:widowControl w:val="false"/>
      <w:spacing w:before="240" w:after="120"/>
      <w:jc w:val="left"/>
      <w:outlineLvl w:val="3"/>
    </w:pPr>
    <w:rPr>
      <w:b/>
      <w:bCs/>
      <w:sz w:val="24"/>
      <w:szCs w:val="24"/>
    </w:rPr>
  </w:style>
  <w:style w:type="paragraph" w:styleId="Heading5">
    <w:name w:val="Heading 5"/>
    <w:basedOn w:val="Normal"/>
    <w:next w:val="Normal"/>
    <w:link w:val="Heading5Char"/>
    <w:uiPriority w:val="99"/>
    <w:qFormat/>
    <w:pPr>
      <w:keepNext/>
      <w:widowControl w:val="false"/>
      <w:spacing w:before="240" w:after="120"/>
      <w:jc w:val="left"/>
      <w:outlineLvl w:val="4"/>
    </w:pPr>
    <w:rPr>
      <w:b/>
      <w:bCs/>
      <w:sz w:val="24"/>
      <w:szCs w:val="24"/>
    </w:rPr>
  </w:style>
  <w:style w:type="paragraph" w:styleId="Heading6">
    <w:name w:val="Heading 6"/>
    <w:basedOn w:val="Normal"/>
    <w:next w:val="Normal"/>
    <w:link w:val="Heading6Char"/>
    <w:uiPriority w:val="99"/>
    <w:qFormat/>
    <w:pPr>
      <w:keepNext/>
      <w:widowControl w:val="false"/>
      <w:spacing w:before="240" w:after="120"/>
      <w:jc w:val="left"/>
      <w:outlineLvl w:val="5"/>
    </w:pPr>
    <w:rPr>
      <w:b/>
      <w:bCs/>
      <w:sz w:val="24"/>
      <w:szCs w:val="24"/>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Pr>
      <w:rFonts w:ascii="Calibri Light" w:hAnsi="Calibri Light" w:eastAsia="" w:cs="" w:asciiTheme="majorHAnsi" w:cstheme="majorBidi" w:eastAsiaTheme="majorEastAsia" w:hAnsiTheme="majorHAnsi"/>
      <w:b/>
      <w:bCs/>
      <w:sz w:val="32"/>
      <w:szCs w:val="32"/>
    </w:rPr>
  </w:style>
  <w:style w:type="character" w:styleId="Heading2Char" w:customStyle="1">
    <w:name w:val="Heading 2 Char"/>
    <w:basedOn w:val="DefaultParagraphFont"/>
    <w:link w:val="Heading2"/>
    <w:uiPriority w:val="9"/>
    <w:semiHidden/>
    <w:qFormat/>
    <w:rPr>
      <w:rFonts w:ascii="Calibri Light" w:hAnsi="Calibri Light" w:eastAsia="" w:cs="" w:asciiTheme="majorHAnsi" w:cstheme="majorBidi" w:eastAsiaTheme="majorEastAsia" w:hAnsiTheme="majorHAnsi"/>
      <w:b/>
      <w:bCs/>
      <w:i/>
      <w:iCs/>
      <w:sz w:val="28"/>
      <w:szCs w:val="28"/>
    </w:rPr>
  </w:style>
  <w:style w:type="character" w:styleId="Heading3Char" w:customStyle="1">
    <w:name w:val="Heading 3 Char"/>
    <w:basedOn w:val="DefaultParagraphFont"/>
    <w:link w:val="Heading3"/>
    <w:uiPriority w:val="9"/>
    <w:semiHidden/>
    <w:qFormat/>
    <w:rPr>
      <w:rFonts w:ascii="Calibri Light" w:hAnsi="Calibri Light" w:eastAsia="" w:cs="" w:asciiTheme="majorHAnsi" w:cstheme="majorBidi" w:eastAsiaTheme="majorEastAsia" w:hAnsiTheme="majorHAnsi"/>
      <w:b/>
      <w:bCs/>
      <w:sz w:val="26"/>
      <w:szCs w:val="26"/>
    </w:rPr>
  </w:style>
  <w:style w:type="character" w:styleId="Heading4Char" w:customStyle="1">
    <w:name w:val="Heading 4 Char"/>
    <w:basedOn w:val="DefaultParagraphFont"/>
    <w:link w:val="Heading4"/>
    <w:uiPriority w:val="9"/>
    <w:semiHidden/>
    <w:qFormat/>
    <w:rPr>
      <w:rFonts w:ascii="Calibri" w:hAnsi="Calibri" w:eastAsia="" w:cs="" w:asciiTheme="minorHAnsi" w:cstheme="minorBidi" w:eastAsiaTheme="minorEastAsia" w:hAnsiTheme="minorHAnsi"/>
      <w:b/>
      <w:bCs/>
      <w:sz w:val="28"/>
      <w:szCs w:val="28"/>
    </w:rPr>
  </w:style>
  <w:style w:type="character" w:styleId="Heading5Char" w:customStyle="1">
    <w:name w:val="Heading 5 Char"/>
    <w:basedOn w:val="DefaultParagraphFont"/>
    <w:link w:val="Heading5"/>
    <w:uiPriority w:val="9"/>
    <w:semiHidden/>
    <w:qFormat/>
    <w:rPr>
      <w:rFonts w:ascii="Calibri" w:hAnsi="Calibri" w:eastAsia="" w:cs="" w:asciiTheme="minorHAnsi" w:cstheme="minorBidi" w:eastAsiaTheme="minorEastAsia" w:hAnsiTheme="minorHAnsi"/>
      <w:b/>
      <w:bCs/>
      <w:i/>
      <w:iCs/>
      <w:sz w:val="26"/>
      <w:szCs w:val="26"/>
    </w:rPr>
  </w:style>
  <w:style w:type="character" w:styleId="Heading6Char" w:customStyle="1">
    <w:name w:val="Heading 6 Char"/>
    <w:basedOn w:val="DefaultParagraphFont"/>
    <w:link w:val="Heading6"/>
    <w:uiPriority w:val="9"/>
    <w:semiHidden/>
    <w:qFormat/>
    <w:rPr>
      <w:rFonts w:ascii="Calibri" w:hAnsi="Calibri" w:eastAsia="" w:cs="" w:asciiTheme="minorHAnsi" w:cstheme="minorBidi" w:eastAsiaTheme="minorEastAsia" w:hAnsiTheme="minorHAnsi"/>
      <w:b/>
      <w:bCs/>
      <w:sz w:val="22"/>
      <w:szCs w:val="22"/>
    </w:rPr>
  </w:style>
  <w:style w:type="character" w:styleId="TitleChar" w:customStyle="1">
    <w:name w:val="Title Char"/>
    <w:basedOn w:val="DefaultParagraphFont"/>
    <w:link w:val="Title"/>
    <w:uiPriority w:val="10"/>
    <w:qFormat/>
    <w:rPr>
      <w:rFonts w:ascii="Calibri Light" w:hAnsi="Calibri Light" w:eastAsia="" w:cs="" w:asciiTheme="majorHAnsi" w:cstheme="majorBidi" w:eastAsiaTheme="majorEastAsia" w:hAnsiTheme="majorHAnsi"/>
      <w:b/>
      <w:bCs/>
      <w:sz w:val="32"/>
      <w:szCs w:val="32"/>
    </w:rPr>
  </w:style>
  <w:style w:type="character" w:styleId="FooterChar" w:customStyle="1">
    <w:name w:val="Footer Char"/>
    <w:basedOn w:val="DefaultParagraphFont"/>
    <w:link w:val="Footer"/>
    <w:uiPriority w:val="99"/>
    <w:semiHidden/>
    <w:qFormat/>
    <w:rPr/>
  </w:style>
  <w:style w:type="character" w:styleId="HeaderChar" w:customStyle="1">
    <w:name w:val="Header Char"/>
    <w:basedOn w:val="DefaultParagraphFont"/>
    <w:link w:val="Header"/>
    <w:uiPriority w:val="99"/>
    <w:semiHidden/>
    <w:qFormat/>
    <w:rPr/>
  </w:style>
  <w:style w:type="character" w:styleId="QuoteChar" w:customStyle="1">
    <w:name w:val="Quote Char"/>
    <w:basedOn w:val="DefaultParagraphFont"/>
    <w:link w:val="Quote"/>
    <w:uiPriority w:val="29"/>
    <w:qFormat/>
    <w:rPr>
      <w:i/>
      <w:iCs/>
      <w:color w:val="404040" w:themeColor="text1" w:themeTint="bf"/>
    </w:rPr>
  </w:style>
  <w:style w:type="character" w:styleId="FootnoteTextChar" w:customStyle="1">
    <w:name w:val="Footnote Text Char"/>
    <w:basedOn w:val="DefaultParagraphFont"/>
    <w:link w:val="FootnoteText"/>
    <w:uiPriority w:val="99"/>
    <w:semiHidden/>
    <w:qFormat/>
    <w:rPr>
      <w:sz w:val="24"/>
      <w:szCs w:val="24"/>
    </w:rPr>
  </w:style>
  <w:style w:type="character" w:styleId="EndnoteTextChar" w:customStyle="1">
    <w:name w:val="Endnote Text Char"/>
    <w:basedOn w:val="DefaultParagraphFont"/>
    <w:link w:val="EndnoteText"/>
    <w:uiPriority w:val="99"/>
    <w:semiHidden/>
    <w:qFormat/>
    <w:rPr>
      <w:sz w:val="24"/>
      <w:szCs w:val="24"/>
    </w:rPr>
  </w:style>
  <w:style w:type="character" w:styleId="Footnotereference">
    <w:name w:val="footnote reference"/>
    <w:basedOn w:val="DefaultParagraphFont"/>
    <w:uiPriority w:val="99"/>
    <w:semiHidden/>
    <w:unhideWhenUsed/>
    <w:qFormat/>
    <w:rPr>
      <w:vertAlign w:val="superscript"/>
    </w:rPr>
  </w:style>
  <w:style w:type="character" w:styleId="Endnotereference">
    <w:name w:val="endnote reference"/>
    <w:basedOn w:val="DefaultParagraphFont"/>
    <w:uiPriority w:val="99"/>
    <w:qFormat/>
    <w:rPr>
      <w:vertAlign w:val="superscript"/>
    </w:rPr>
  </w:style>
  <w:style w:type="character" w:styleId="BalloonTextChar" w:customStyle="1">
    <w:name w:val="Balloon Text Char"/>
    <w:basedOn w:val="DefaultParagraphFont"/>
    <w:link w:val="BalloonText"/>
    <w:uiPriority w:val="99"/>
    <w:semiHidden/>
    <w:qFormat/>
    <w:rsid w:val="00670666"/>
    <w:rPr>
      <w:sz w:val="18"/>
      <w:szCs w:val="18"/>
    </w:rPr>
  </w:style>
  <w:style w:type="character" w:styleId="Annotationreference">
    <w:name w:val="annotation reference"/>
    <w:basedOn w:val="DefaultParagraphFont"/>
    <w:uiPriority w:val="99"/>
    <w:semiHidden/>
    <w:unhideWhenUsed/>
    <w:qFormat/>
    <w:rsid w:val="001c1487"/>
    <w:rPr>
      <w:sz w:val="18"/>
      <w:szCs w:val="18"/>
    </w:rPr>
  </w:style>
  <w:style w:type="character" w:styleId="CommentTextChar" w:customStyle="1">
    <w:name w:val="Comment Text Char"/>
    <w:basedOn w:val="DefaultParagraphFont"/>
    <w:link w:val="CommentText"/>
    <w:uiPriority w:val="99"/>
    <w:semiHidden/>
    <w:qFormat/>
    <w:rsid w:val="001c1487"/>
    <w:rPr>
      <w:sz w:val="24"/>
      <w:szCs w:val="24"/>
    </w:rPr>
  </w:style>
  <w:style w:type="character" w:styleId="CommentSubjectChar" w:customStyle="1">
    <w:name w:val="Comment Subject Char"/>
    <w:basedOn w:val="CommentTextChar"/>
    <w:link w:val="CommentSubject"/>
    <w:uiPriority w:val="99"/>
    <w:semiHidden/>
    <w:qFormat/>
    <w:rsid w:val="001c1487"/>
    <w:rPr>
      <w:b/>
      <w:bCs/>
      <w:sz w:val="24"/>
      <w:szCs w:val="24"/>
    </w:rPr>
  </w:style>
  <w:style w:type="paragraph" w:styleId="Heading">
    <w:name w:val="Heading"/>
    <w:basedOn w:val="Normal"/>
    <w:next w:val="TextBody"/>
    <w:qFormat/>
    <w:pPr>
      <w:keepNext/>
      <w:spacing w:before="240" w:after="120"/>
    </w:pPr>
    <w:rPr>
      <w:rFonts w:ascii="Liberation Sans" w:hAnsi="Liberation Sans" w:eastAsia="AR PL SungtiL GB" w:cs="FreeSans"/>
      <w:sz w:val="28"/>
      <w:szCs w:val="28"/>
    </w:rPr>
  </w:style>
  <w:style w:type="paragraph" w:styleId="TextBody">
    <w:name w:val="Body Text"/>
    <w:basedOn w:val="Normal"/>
    <w:pPr>
      <w:spacing w:lineRule="auto" w:line="288" w:before="0" w:after="140"/>
    </w:pPr>
    <w:rPr/>
  </w:style>
  <w:style w:type="paragraph" w:styleId="List">
    <w:name w:val="List"/>
    <w:basedOn w:val="Normal"/>
    <w:uiPriority w:val="99"/>
    <w:pPr>
      <w:tabs>
        <w:tab w:val="left" w:pos="283" w:leader="none"/>
      </w:tabs>
      <w:spacing w:before="0" w:after="120"/>
      <w:ind w:left="283" w:hanging="283"/>
      <w:jc w:val="left"/>
    </w:pPr>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art" w:customStyle="1">
    <w:name w:val="Part"/>
    <w:basedOn w:val="Normal"/>
    <w:next w:val="Normal"/>
    <w:uiPriority w:val="99"/>
    <w:qFormat/>
    <w:pPr>
      <w:keepNext/>
      <w:widowControl w:val="false"/>
      <w:spacing w:before="240" w:after="120"/>
      <w:jc w:val="center"/>
    </w:pPr>
    <w:rPr>
      <w:b/>
      <w:bCs/>
      <w:sz w:val="40"/>
      <w:szCs w:val="40"/>
    </w:rPr>
  </w:style>
  <w:style w:type="paragraph" w:styleId="Rightpar" w:customStyle="1">
    <w:name w:val="rightpar"/>
    <w:basedOn w:val="Normal"/>
    <w:uiPriority w:val="99"/>
    <w:qFormat/>
    <w:pPr>
      <w:keepLines/>
      <w:spacing w:before="120" w:after="120"/>
      <w:jc w:val="right"/>
    </w:pPr>
    <w:rPr>
      <w:sz w:val="24"/>
      <w:szCs w:val="24"/>
    </w:rPr>
  </w:style>
  <w:style w:type="paragraph" w:styleId="Centerpar" w:customStyle="1">
    <w:name w:val="centerpar"/>
    <w:basedOn w:val="Normal"/>
    <w:uiPriority w:val="99"/>
    <w:qFormat/>
    <w:pPr>
      <w:keepLines/>
      <w:spacing w:before="120" w:after="120"/>
      <w:jc w:val="center"/>
    </w:pPr>
    <w:rPr>
      <w:sz w:val="24"/>
      <w:szCs w:val="24"/>
    </w:rPr>
  </w:style>
  <w:style w:type="paragraph" w:styleId="Equation" w:customStyle="1">
    <w:name w:val="equation"/>
    <w:basedOn w:val="Normal"/>
    <w:next w:val="Normal"/>
    <w:uiPriority w:val="99"/>
    <w:qFormat/>
    <w:pPr>
      <w:keepLines/>
      <w:spacing w:before="120" w:after="120"/>
      <w:jc w:val="left"/>
    </w:pPr>
    <w:rPr>
      <w:sz w:val="24"/>
      <w:szCs w:val="24"/>
    </w:rPr>
  </w:style>
  <w:style w:type="paragraph" w:styleId="EquationNum" w:customStyle="1">
    <w:name w:val="equationNum"/>
    <w:basedOn w:val="Normal"/>
    <w:next w:val="Normal"/>
    <w:uiPriority w:val="99"/>
    <w:qFormat/>
    <w:pPr>
      <w:keepLines/>
      <w:spacing w:before="120" w:after="120"/>
      <w:jc w:val="left"/>
    </w:pPr>
    <w:rPr>
      <w:sz w:val="24"/>
      <w:szCs w:val="24"/>
    </w:rPr>
  </w:style>
  <w:style w:type="paragraph" w:styleId="EquationAlign" w:customStyle="1">
    <w:name w:val="equationAlign"/>
    <w:basedOn w:val="Normal"/>
    <w:next w:val="Normal"/>
    <w:uiPriority w:val="99"/>
    <w:qFormat/>
    <w:pPr>
      <w:keepLines/>
      <w:spacing w:before="120" w:after="120"/>
      <w:jc w:val="left"/>
    </w:pPr>
    <w:rPr>
      <w:sz w:val="24"/>
      <w:szCs w:val="24"/>
    </w:rPr>
  </w:style>
  <w:style w:type="paragraph" w:styleId="EquationAlignNum" w:customStyle="1">
    <w:name w:val="equationAlignNum"/>
    <w:basedOn w:val="Normal"/>
    <w:next w:val="Normal"/>
    <w:uiPriority w:val="99"/>
    <w:qFormat/>
    <w:pPr>
      <w:keepLines/>
      <w:spacing w:before="120" w:after="120"/>
      <w:jc w:val="left"/>
    </w:pPr>
    <w:rPr>
      <w:sz w:val="24"/>
      <w:szCs w:val="24"/>
    </w:rPr>
  </w:style>
  <w:style w:type="paragraph" w:styleId="EquationArray" w:customStyle="1">
    <w:name w:val="equationArray"/>
    <w:basedOn w:val="Normal"/>
    <w:next w:val="Normal"/>
    <w:uiPriority w:val="99"/>
    <w:qFormat/>
    <w:pPr>
      <w:keepLines/>
      <w:spacing w:before="120" w:after="120"/>
      <w:jc w:val="left"/>
    </w:pPr>
    <w:rPr>
      <w:sz w:val="24"/>
      <w:szCs w:val="24"/>
    </w:rPr>
  </w:style>
  <w:style w:type="paragraph" w:styleId="EquationArrayNum" w:customStyle="1">
    <w:name w:val="equationArrayNum"/>
    <w:basedOn w:val="Normal"/>
    <w:next w:val="Normal"/>
    <w:uiPriority w:val="99"/>
    <w:qFormat/>
    <w:pPr>
      <w:keepLines/>
      <w:spacing w:before="120" w:after="120"/>
      <w:jc w:val="left"/>
    </w:pPr>
    <w:rPr>
      <w:sz w:val="24"/>
      <w:szCs w:val="24"/>
    </w:rPr>
  </w:style>
  <w:style w:type="paragraph" w:styleId="Theorem" w:customStyle="1">
    <w:name w:val="theorem"/>
    <w:basedOn w:val="Normal"/>
    <w:next w:val="Normal"/>
    <w:uiPriority w:val="99"/>
    <w:qFormat/>
    <w:pPr>
      <w:keepLines/>
      <w:spacing w:before="120" w:after="120"/>
      <w:jc w:val="left"/>
    </w:pPr>
    <w:rPr/>
  </w:style>
  <w:style w:type="paragraph" w:styleId="BitmapCenter" w:customStyle="1">
    <w:name w:val="bitmapCenter"/>
    <w:basedOn w:val="Normal"/>
    <w:next w:val="Normal"/>
    <w:uiPriority w:val="99"/>
    <w:qFormat/>
    <w:pPr>
      <w:keepLines/>
      <w:spacing w:before="120" w:after="120"/>
      <w:jc w:val="left"/>
    </w:pPr>
    <w:rPr>
      <w:sz w:val="24"/>
      <w:szCs w:val="24"/>
    </w:rPr>
  </w:style>
  <w:style w:type="paragraph" w:styleId="Title">
    <w:name w:val="Title"/>
    <w:basedOn w:val="Normal"/>
    <w:link w:val="TitleChar"/>
    <w:uiPriority w:val="99"/>
    <w:qFormat/>
    <w:pPr>
      <w:widowControl w:val="false"/>
      <w:spacing w:before="240" w:after="240"/>
      <w:jc w:val="center"/>
    </w:pPr>
    <w:rPr>
      <w:b/>
      <w:bCs/>
      <w:sz w:val="36"/>
      <w:szCs w:val="36"/>
    </w:rPr>
  </w:style>
  <w:style w:type="paragraph" w:styleId="Author" w:customStyle="1">
    <w:name w:val="author"/>
    <w:basedOn w:val="Normal"/>
    <w:next w:val="Normal"/>
    <w:uiPriority w:val="99"/>
    <w:qFormat/>
    <w:pPr>
      <w:widowControl w:val="false"/>
      <w:spacing w:before="0" w:after="120"/>
      <w:jc w:val="center"/>
    </w:pPr>
    <w:rPr/>
  </w:style>
  <w:style w:type="paragraph" w:styleId="Footer">
    <w:name w:val="Footer"/>
    <w:basedOn w:val="Normal"/>
    <w:link w:val="FooterChar"/>
    <w:uiPriority w:val="99"/>
    <w:pPr>
      <w:widowControl w:val="false"/>
      <w:tabs>
        <w:tab w:val="center" w:pos="4536" w:leader="none"/>
        <w:tab w:val="right" w:pos="9072" w:leader="none"/>
      </w:tabs>
      <w:jc w:val="left"/>
    </w:pPr>
    <w:rPr/>
  </w:style>
  <w:style w:type="paragraph" w:styleId="Header">
    <w:name w:val="Header"/>
    <w:basedOn w:val="Normal"/>
    <w:link w:val="HeaderChar"/>
    <w:uiPriority w:val="99"/>
    <w:pPr>
      <w:widowControl w:val="false"/>
      <w:tabs>
        <w:tab w:val="center" w:pos="4536" w:leader="none"/>
        <w:tab w:val="right" w:pos="9072" w:leader="none"/>
      </w:tabs>
      <w:jc w:val="left"/>
    </w:pPr>
    <w:rPr/>
  </w:style>
  <w:style w:type="paragraph" w:styleId="Caption1">
    <w:name w:val="caption"/>
    <w:basedOn w:val="Normal"/>
    <w:next w:val="Normal"/>
    <w:uiPriority w:val="99"/>
    <w:qFormat/>
    <w:pPr>
      <w:keepLines/>
      <w:spacing w:before="120" w:after="120"/>
      <w:jc w:val="left"/>
    </w:pPr>
    <w:rPr>
      <w:sz w:val="24"/>
      <w:szCs w:val="24"/>
    </w:rPr>
  </w:style>
  <w:style w:type="paragraph" w:styleId="Figure" w:customStyle="1">
    <w:name w:val="Figure"/>
    <w:basedOn w:val="Normal"/>
    <w:next w:val="Normal"/>
    <w:uiPriority w:val="99"/>
    <w:qFormat/>
    <w:pPr>
      <w:keepLines/>
      <w:spacing w:before="120" w:after="0"/>
      <w:jc w:val="center"/>
    </w:pPr>
    <w:rPr/>
  </w:style>
  <w:style w:type="paragraph" w:styleId="Table" w:customStyle="1">
    <w:name w:val="Table"/>
    <w:basedOn w:val="Normal"/>
    <w:uiPriority w:val="99"/>
    <w:qFormat/>
    <w:pPr>
      <w:keepLines/>
      <w:spacing w:before="120" w:after="0"/>
      <w:jc w:val="center"/>
    </w:pPr>
    <w:rPr/>
  </w:style>
  <w:style w:type="paragraph" w:styleId="Tabular" w:customStyle="1">
    <w:name w:val="Tabular"/>
    <w:basedOn w:val="Normal"/>
    <w:uiPriority w:val="99"/>
    <w:qFormat/>
    <w:pPr>
      <w:keepLines/>
      <w:spacing w:before="120" w:after="0"/>
      <w:jc w:val="center"/>
    </w:pPr>
    <w:rPr/>
  </w:style>
  <w:style w:type="paragraph" w:styleId="Tabbing" w:customStyle="1">
    <w:name w:val="Tabbing"/>
    <w:basedOn w:val="Normal"/>
    <w:uiPriority w:val="99"/>
    <w:qFormat/>
    <w:pPr>
      <w:keepLines/>
      <w:spacing w:before="120" w:after="0"/>
      <w:jc w:val="center"/>
    </w:pPr>
    <w:rPr/>
  </w:style>
  <w:style w:type="paragraph" w:styleId="Quote">
    <w:name w:val="Quote"/>
    <w:basedOn w:val="Normal"/>
    <w:link w:val="QuoteChar"/>
    <w:uiPriority w:val="99"/>
    <w:qFormat/>
    <w:pPr>
      <w:ind w:left="1024" w:right="1024" w:firstLine="340"/>
    </w:pPr>
    <w:rPr/>
  </w:style>
  <w:style w:type="paragraph" w:styleId="Verbatim" w:customStyle="1">
    <w:name w:val="verbatim"/>
    <w:uiPriority w:val="99"/>
    <w:qFormat/>
    <w:pPr>
      <w:widowControl/>
      <w:bidi w:val="0"/>
      <w:jc w:val="left"/>
    </w:pPr>
    <w:rPr>
      <w:rFonts w:ascii="Courier New" w:hAnsi="Courier New" w:cs="Courier New" w:eastAsia="Times New Roman"/>
      <w:color w:val="auto"/>
      <w:sz w:val="20"/>
      <w:szCs w:val="20"/>
      <w:lang w:val="en-US" w:eastAsia="en-US" w:bidi="ar-SA"/>
    </w:rPr>
  </w:style>
  <w:style w:type="paragraph" w:styleId="List1" w:customStyle="1">
    <w:name w:val="List 2"/>
    <w:basedOn w:val="Normal"/>
    <w:uiPriority w:val="99"/>
    <w:pPr>
      <w:tabs>
        <w:tab w:val="left" w:pos="283" w:leader="none"/>
      </w:tabs>
      <w:spacing w:before="0" w:after="120"/>
      <w:ind w:left="283" w:hanging="283"/>
      <w:jc w:val="left"/>
    </w:pPr>
    <w:rPr/>
  </w:style>
  <w:style w:type="paragraph" w:styleId="Latexpicture" w:customStyle="1">
    <w:name w:val="latex picture"/>
    <w:basedOn w:val="Normal"/>
    <w:next w:val="Normal"/>
    <w:uiPriority w:val="99"/>
    <w:qFormat/>
    <w:pPr>
      <w:keepLines/>
      <w:spacing w:before="120" w:after="120"/>
      <w:jc w:val="center"/>
    </w:pPr>
    <w:rPr>
      <w:sz w:val="24"/>
      <w:szCs w:val="24"/>
    </w:rPr>
  </w:style>
  <w:style w:type="paragraph" w:styleId="Subfigure" w:customStyle="1">
    <w:name w:val="subfigure"/>
    <w:basedOn w:val="Normal"/>
    <w:next w:val="Normal"/>
    <w:uiPriority w:val="99"/>
    <w:qFormat/>
    <w:pPr>
      <w:keepLines/>
      <w:spacing w:before="120" w:after="120"/>
      <w:jc w:val="center"/>
    </w:pPr>
    <w:rPr>
      <w:sz w:val="24"/>
      <w:szCs w:val="24"/>
    </w:rPr>
  </w:style>
  <w:style w:type="paragraph" w:styleId="Bibheading" w:customStyle="1">
    <w:name w:val="bibheading"/>
    <w:basedOn w:val="Normal"/>
    <w:uiPriority w:val="99"/>
    <w:qFormat/>
    <w:pPr>
      <w:keepNext/>
      <w:widowControl w:val="false"/>
      <w:spacing w:before="240" w:after="120"/>
      <w:jc w:val="left"/>
    </w:pPr>
    <w:rPr>
      <w:b/>
      <w:bCs/>
      <w:sz w:val="32"/>
      <w:szCs w:val="32"/>
    </w:rPr>
  </w:style>
  <w:style w:type="paragraph" w:styleId="Bibitem" w:customStyle="1">
    <w:name w:val="bibitem"/>
    <w:basedOn w:val="Normal"/>
    <w:uiPriority w:val="99"/>
    <w:qFormat/>
    <w:pPr>
      <w:widowControl w:val="false"/>
      <w:ind w:left="567" w:hanging="567"/>
      <w:jc w:val="left"/>
    </w:pPr>
    <w:rPr/>
  </w:style>
  <w:style w:type="paragraph" w:styleId="Endnotes" w:customStyle="1">
    <w:name w:val="endnotes"/>
    <w:basedOn w:val="Normal"/>
    <w:uiPriority w:val="99"/>
    <w:qFormat/>
    <w:pPr>
      <w:tabs>
        <w:tab w:val="left" w:pos="283" w:leader="none"/>
      </w:tabs>
      <w:spacing w:before="0" w:after="120"/>
      <w:ind w:left="283" w:hanging="283"/>
      <w:jc w:val="left"/>
    </w:pPr>
    <w:rPr/>
  </w:style>
  <w:style w:type="paragraph" w:styleId="Footnotetext">
    <w:name w:val="footnote text"/>
    <w:basedOn w:val="Normal"/>
    <w:link w:val="FootnoteTextChar"/>
    <w:uiPriority w:val="99"/>
    <w:qFormat/>
    <w:pPr>
      <w:widowControl w:val="false"/>
      <w:ind w:left="397" w:hanging="113"/>
      <w:jc w:val="left"/>
    </w:pPr>
    <w:rPr/>
  </w:style>
  <w:style w:type="paragraph" w:styleId="Endnotetext">
    <w:name w:val="endnote text"/>
    <w:basedOn w:val="Normal"/>
    <w:link w:val="EndnoteTextChar"/>
    <w:uiPriority w:val="99"/>
    <w:qFormat/>
    <w:pPr>
      <w:widowControl w:val="false"/>
      <w:ind w:left="454" w:hanging="170"/>
    </w:pPr>
    <w:rPr/>
  </w:style>
  <w:style w:type="paragraph" w:styleId="Acronym" w:customStyle="1">
    <w:name w:val="acronym"/>
    <w:basedOn w:val="Normal"/>
    <w:uiPriority w:val="99"/>
    <w:qFormat/>
    <w:pPr>
      <w:keepNext/>
      <w:widowControl w:val="false"/>
      <w:spacing w:before="60" w:after="60"/>
      <w:jc w:val="left"/>
    </w:pPr>
    <w:rPr/>
  </w:style>
  <w:style w:type="paragraph" w:styleId="Abstracttitle" w:customStyle="1">
    <w:name w:val="abstract title"/>
    <w:basedOn w:val="Normal"/>
    <w:uiPriority w:val="99"/>
    <w:qFormat/>
    <w:pPr>
      <w:widowControl w:val="false"/>
      <w:spacing w:before="0" w:after="120"/>
      <w:jc w:val="center"/>
    </w:pPr>
    <w:rPr>
      <w:b/>
      <w:bCs/>
    </w:rPr>
  </w:style>
  <w:style w:type="paragraph" w:styleId="Abstract" w:customStyle="1">
    <w:name w:val="abstract"/>
    <w:basedOn w:val="Normal"/>
    <w:next w:val="Normal"/>
    <w:uiPriority w:val="99"/>
    <w:qFormat/>
    <w:pPr>
      <w:ind w:left="1024" w:right="1024" w:firstLine="340"/>
    </w:pPr>
    <w:rPr/>
  </w:style>
  <w:style w:type="paragraph" w:styleId="Contentsheading" w:customStyle="1">
    <w:name w:val="contents_heading"/>
    <w:basedOn w:val="Normal"/>
    <w:next w:val="Normal"/>
    <w:uiPriority w:val="99"/>
    <w:qFormat/>
    <w:pPr>
      <w:keepNext/>
      <w:widowControl w:val="false"/>
      <w:spacing w:before="240" w:after="120"/>
      <w:jc w:val="left"/>
    </w:pPr>
    <w:rPr>
      <w:b/>
      <w:bCs/>
    </w:rPr>
  </w:style>
  <w:style w:type="paragraph" w:styleId="Contents1">
    <w:name w:val="TOC 1"/>
    <w:basedOn w:val="Normal"/>
    <w:next w:val="Contents2"/>
    <w:uiPriority w:val="99"/>
    <w:pPr>
      <w:keepNext/>
      <w:widowControl w:val="false"/>
      <w:tabs>
        <w:tab w:val="right" w:pos="8222" w:leader="dot"/>
      </w:tabs>
      <w:spacing w:before="240" w:after="60"/>
      <w:ind w:left="425" w:hanging="0"/>
      <w:jc w:val="left"/>
    </w:pPr>
    <w:rPr>
      <w:b/>
      <w:bCs/>
    </w:rPr>
  </w:style>
  <w:style w:type="paragraph" w:styleId="Contents2">
    <w:name w:val="TOC 2"/>
    <w:basedOn w:val="Normal"/>
    <w:next w:val="Contents3"/>
    <w:uiPriority w:val="99"/>
    <w:pPr>
      <w:keepNext/>
      <w:widowControl w:val="false"/>
      <w:tabs>
        <w:tab w:val="right" w:pos="8222" w:leader="dot"/>
      </w:tabs>
      <w:spacing w:before="60" w:after="60"/>
      <w:ind w:left="512" w:hanging="0"/>
      <w:jc w:val="left"/>
    </w:pPr>
    <w:rPr/>
  </w:style>
  <w:style w:type="paragraph" w:styleId="Contents3">
    <w:name w:val="TOC 3"/>
    <w:basedOn w:val="Normal"/>
    <w:next w:val="Contents4"/>
    <w:uiPriority w:val="99"/>
    <w:pPr>
      <w:keepNext/>
      <w:widowControl w:val="false"/>
      <w:tabs>
        <w:tab w:val="right" w:pos="8222" w:leader="dot"/>
      </w:tabs>
      <w:spacing w:before="60" w:after="60"/>
      <w:ind w:left="1024" w:hanging="0"/>
      <w:jc w:val="left"/>
    </w:pPr>
    <w:rPr/>
  </w:style>
  <w:style w:type="paragraph" w:styleId="Contents4">
    <w:name w:val="TOC 4"/>
    <w:basedOn w:val="Normal"/>
    <w:next w:val="Contents5"/>
    <w:uiPriority w:val="99"/>
    <w:pPr>
      <w:keepNext/>
      <w:widowControl w:val="false"/>
      <w:tabs>
        <w:tab w:val="right" w:pos="8222" w:leader="dot"/>
      </w:tabs>
      <w:spacing w:before="60" w:after="60"/>
      <w:ind w:left="1536" w:hanging="0"/>
      <w:jc w:val="left"/>
    </w:pPr>
    <w:rPr/>
  </w:style>
  <w:style w:type="paragraph" w:styleId="Contents5">
    <w:name w:val="TOC 5"/>
    <w:basedOn w:val="Normal"/>
    <w:next w:val="Contents6"/>
    <w:uiPriority w:val="99"/>
    <w:pPr>
      <w:keepNext/>
      <w:widowControl w:val="false"/>
      <w:tabs>
        <w:tab w:val="right" w:pos="8222" w:leader="dot"/>
      </w:tabs>
      <w:spacing w:before="60" w:after="60"/>
      <w:ind w:left="2048" w:hanging="0"/>
      <w:jc w:val="left"/>
    </w:pPr>
    <w:rPr/>
  </w:style>
  <w:style w:type="paragraph" w:styleId="Contents6">
    <w:name w:val="TOC 6"/>
    <w:basedOn w:val="Normal"/>
    <w:uiPriority w:val="99"/>
    <w:pPr>
      <w:keepNext/>
      <w:widowControl w:val="false"/>
      <w:tabs>
        <w:tab w:val="right" w:pos="8222" w:leader="dot"/>
      </w:tabs>
      <w:spacing w:before="60" w:after="60"/>
      <w:ind w:left="2560" w:hanging="0"/>
      <w:jc w:val="left"/>
    </w:pPr>
    <w:rPr/>
  </w:style>
  <w:style w:type="paragraph" w:styleId="BalloonText">
    <w:name w:val="Balloon Text"/>
    <w:basedOn w:val="Normal"/>
    <w:link w:val="BalloonTextChar"/>
    <w:uiPriority w:val="99"/>
    <w:semiHidden/>
    <w:unhideWhenUsed/>
    <w:qFormat/>
    <w:rsid w:val="00670666"/>
    <w:pPr/>
    <w:rPr>
      <w:sz w:val="18"/>
      <w:szCs w:val="18"/>
    </w:rPr>
  </w:style>
  <w:style w:type="paragraph" w:styleId="Annotationtext">
    <w:name w:val="annotation text"/>
    <w:basedOn w:val="Normal"/>
    <w:link w:val="CommentTextChar"/>
    <w:uiPriority w:val="99"/>
    <w:semiHidden/>
    <w:unhideWhenUsed/>
    <w:qFormat/>
    <w:rsid w:val="001c1487"/>
    <w:pPr/>
    <w:rPr>
      <w:sz w:val="24"/>
      <w:szCs w:val="24"/>
    </w:rPr>
  </w:style>
  <w:style w:type="paragraph" w:styleId="Annotationsubject">
    <w:name w:val="annotation subject"/>
    <w:basedOn w:val="Annotationtext"/>
    <w:link w:val="CommentSubjectChar"/>
    <w:uiPriority w:val="99"/>
    <w:semiHidden/>
    <w:unhideWhenUsed/>
    <w:qFormat/>
    <w:rsid w:val="001c1487"/>
    <w:pPr/>
    <w:rPr>
      <w:b/>
      <w:bCs/>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footer" Target="footer1.xml"/><Relationship Id="rId17" Type="http://schemas.openxmlformats.org/officeDocument/2006/relationships/comments" Target="comments.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Application>LibreOffice/5.2.7.2$Linux_X86_64 LibreOffice_project/20m0$Build-2</Application>
  <Pages>14</Pages>
  <Words>6158</Words>
  <Characters>32364</Characters>
  <CharactersWithSpaces>38475</CharactersWithSpaces>
  <Paragraphs>234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2017-11-03T02:51:00Z</dcterms:created>
  <dc:creator/>
  <dc:description>Created using latex2rtf 2.3.10 r1244 (released Nov 20 2015) on Wed Aug 30 14:37:36 2017</dc:description>
  <dc:language>en-US</dc:language>
  <cp:lastModifiedBy>Menachem Fromer</cp:lastModifiedBy>
  <dcterms:modified xsi:type="dcterms:W3CDTF">2017-11-03T03:25:00Z</dcterms:modified>
  <cp:revision>4</cp:revision>
  <dc:subject/>
  <dc:title>Original file was monoall-ms.tex</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